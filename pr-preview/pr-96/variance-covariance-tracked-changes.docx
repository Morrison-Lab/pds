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Variance and covariance</w:t>
      </w:r>
    </w:p>
    <w:p>
      <w:pPr>
        <w:pStyle w:val="Date"/>
      </w:pPr>
      <w:del w:id="1" w:author="PR Preview" w:date="2026-01-01T00:00:00Z">
        <w:r>
          <w:delText xml:space="preserve">Last modified: 2026-10-09 12:00:39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2026-10-09 22:16:26 (PDT)</w:t>
        </w:r>
      </w:ins>
    </w:p>
    <w:bookmarkStart w:id="25" w:name="sec-deviation"/>
    <w:p>
      <w:pPr>
        <w:pStyle w:val="Heading2"/>
      </w:pPr>
      <w:r>
        <w:t xml:space="preserve">1 Deviation, error, and noise</w:t>
      </w:r>
    </w:p>
    <w:p>
      <w:pPr>
        <w:pStyle w:val="FirstParagraph"/>
      </w:pPr>
      <w:bookmarkStart w:id="9" w:name="sec-variance-covariance"/>
      <w:bookmarkEnd w:id="9"/>
    </w:p>
    <w:bookmarkStart w:id="10" w:name="def-deviation"/>
    <w:p>
      <w:pPr>
        <w:pStyle w:val="BodyText"/>
      </w:pPr>
      <w:r>
        <w:rPr>
          <w:b/>
          <w:bCs/>
        </w:rPr>
        <w:t xml:space="preserve">Definition 1 (Deviation)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deviation</w:t>
      </w:r>
      <w:r>
        <w:t xml:space="preserve"> </w:t>
      </w:r>
      <w:r>
        <w:t xml:space="preserve">is the difference between a value and a reference value.</w:t>
      </w:r>
      <w:r>
        <w:t xml:space="preserve"> </w:t>
      </w:r>
      <w:r>
        <w:t xml:space="preserve">For any quantity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and reference value</w:t>
      </w:r>
      <w:r>
        <w:t xml:space="preserve"> </w:t>
      </w:r>
      <m:oMath>
        <m:r>
          <m:t>r</m:t>
        </m:r>
      </m:oMath>
      <w:r>
        <w:t xml:space="preserve">, the deviation of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from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z</m:t>
          </m:r>
          <m:r>
            <m:rPr>
              <m:sty m:val="p"/>
            </m:rPr>
            <m:t>−</m:t>
          </m:r>
          <m:r>
            <m:t>r</m:t>
          </m:r>
        </m:oMath>
      </m:oMathPara>
    </w:p>
    <w:bookmarkEnd w:id="1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probability and statistics,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usually means deviation from a</w:t>
      </w:r>
      <w:r>
        <w:t xml:space="preserve"> </w:t>
      </w:r>
      <w:hyperlink r:id="rId11">
        <w:r>
          <w:rPr>
            <w:rStyle w:val="Hyperlink"/>
          </w:rPr>
          <w:t xml:space="preserve">population mean</w:t>
        </w:r>
      </w:hyperlink>
      <w:r>
        <w:t xml:space="preserve">.</w:t>
      </w:r>
    </w:p>
    <w:p>
      <w:pPr>
        <w:pStyle w:val="BodyText"/>
      </w:pPr>
      <w:r>
        <w:t xml:space="preserve">See:</w:t>
      </w:r>
      <w:r>
        <w:t xml:space="preserve"> </w:t>
      </w:r>
      <w:hyperlink r:id="rId12">
        <w:r>
          <w:rPr>
            <w:rStyle w:val="Hyperlink"/>
          </w:rPr>
          <w:t xml:space="preserve">Wikipedia: Deviation (statistics)</w:t>
        </w:r>
      </w:hyperlink>
    </w:p>
    <w:bookmarkStart w:id="13" w:name="exm-deviation"/>
    <w:p>
      <w:pPr>
        <w:pStyle w:val="BodyText"/>
      </w:pPr>
      <w:r>
        <w:rPr>
          <w:b/>
          <w:bCs/>
        </w:rPr>
        <w:t xml:space="preserve">Example 1 (Deviation from a reference weight)</w:t>
      </w:r>
      <w:r>
        <w:t xml:space="preserve"> </w:t>
      </w:r>
      <w:r>
        <w:t xml:space="preserve">A newborn weighing 3,200 g deviates from a reference weight of 3,500 g</w:t>
      </w:r>
      <w:r>
        <w:t xml:space="preserve"> </w:t>
      </w:r>
      <w:r>
        <w:t xml:space="preserve">by</w:t>
      </w:r>
      <w:r>
        <w:t xml:space="preserve"> </w:t>
      </w:r>
      <m:oMath>
        <m:r>
          <m:t>3200</m:t>
        </m:r>
        <m:r>
          <m:rPr>
            <m:sty m:val="p"/>
          </m:rPr>
          <m:t>−</m:t>
        </m:r>
        <m:r>
          <m:t>3500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300</m:t>
        </m:r>
      </m:oMath>
      <w:r>
        <w:t xml:space="preserve"> </w:t>
      </w:r>
      <w:r>
        <w:t xml:space="preserve">g.</w:t>
      </w:r>
    </w:p>
    <w:bookmarkEnd w:id="13"/>
    <w:bookmarkStart w:id="14" w:name="def-deviation-pop-mean"/>
    <w:p>
      <w:pPr>
        <w:pStyle w:val="BodyText"/>
      </w:pPr>
      <w:r>
        <w:rPr>
          <w:b/>
          <w:bCs/>
        </w:rPr>
        <w:t xml:space="preserve">Definition 2 (Deviation from a population or subpopulation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deviation from the mean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its</w:t>
      </w:r>
      <w:r>
        <w:t xml:space="preserve"> </w:t>
      </w:r>
      <w:hyperlink w:anchor="def-deviation">
        <w:r>
          <w:rPr>
            <w:rStyle w:val="Hyperlink"/>
          </w:rPr>
          <w:t xml:space="preserve">deviation</w:t>
        </w:r>
      </w:hyperlink>
      <w:r>
        <w:t xml:space="preserve"> </w:t>
      </w:r>
      <w:r>
        <w:t xml:space="preserve">from its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For a realized observation</w:t>
      </w:r>
      <w:r>
        <w:t xml:space="preserve"> </w:t>
      </w:r>
      <m:oMath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e</m:t>
          </m:r>
          <m:r>
            <m:rPr>
              <m:sty m:val="p"/>
            </m:rPr>
            <m:t>(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y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14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Other sources often call this quantity an</w:t>
      </w:r>
      <w:r>
        <w:t xml:space="preserve"> </w:t>
      </w:r>
      <w:r>
        <w:rPr>
          <w:b/>
          <w:bCs/>
        </w:rPr>
        <w:t xml:space="preserve">error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noise term</w:t>
      </w:r>
      <w:r>
        <w:t xml:space="preserve">.</w:t>
      </w:r>
      <w:r>
        <w:t xml:space="preserve"> </w:t>
      </w:r>
      <w:r>
        <w:t xml:space="preserve">In regression settings,</w:t>
      </w:r>
      <w:r>
        <w:t xml:space="preserve"> </w:t>
      </w:r>
      <w:r>
        <w:t xml:space="preserve">the reference mean is often conditional on covariates: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Y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∣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=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.</w:t>
      </w:r>
    </w:p>
    <w:p>
      <w:pPr>
        <w:pStyle w:val="BodyText"/>
      </w:pPr>
      <w:r>
        <w:t xml:space="preserve">These notes prefer</w:t>
      </w:r>
      <w:r>
        <w:t xml:space="preserve"> </w:t>
      </w:r>
      <w:r>
        <w:t xml:space="preserve">“deviation”</w:t>
      </w:r>
      <w:r>
        <w:t xml:space="preserve"> </w:t>
      </w:r>
      <w:r>
        <w:t xml:space="preserve">for this mean-deviation quantity;</w:t>
      </w:r>
      <w:r>
        <w:t xml:space="preserve"> </w:t>
      </w:r>
      <w:r>
        <w:t xml:space="preserve">“error”</w:t>
      </w:r>
      <w:r>
        <w:t xml:space="preserve"> </w:t>
      </w:r>
      <w:r>
        <w:t xml:space="preserve">and</w:t>
      </w:r>
      <w:r>
        <w:t xml:space="preserve"> </w:t>
      </w:r>
      <w:r>
        <w:t xml:space="preserve">“noise”</w:t>
      </w:r>
      <w:r>
        <w:t xml:space="preserve"> </w:t>
      </w:r>
      <w:r>
        <w:t xml:space="preserve">are common aliases.</w:t>
      </w:r>
      <w:r>
        <w:t xml:space="preserve"> </w:t>
      </w:r>
      <w:r>
        <w:t xml:space="preserve">The Morrison Lab’s regression notes use</w:t>
      </w:r>
      <w:r>
        <w:t xml:space="preserve"> </w:t>
      </w:r>
      <w:r>
        <w:t xml:space="preserve">“residual”</w:t>
      </w:r>
      <w:r>
        <w:t xml:space="preserve"> </w:t>
      </w:r>
      <w:r>
        <w:t xml:space="preserve">(defined in their</w:t>
      </w:r>
      <w:r>
        <w:t xml:space="preserve"> </w:t>
      </w:r>
      <w:hyperlink r:id="rId15">
        <w:r>
          <w:rPr>
            <w:rStyle w:val="Hyperlink"/>
          </w:rPr>
          <w:t xml:space="preserve">Linear regression chapter</w:t>
        </w:r>
      </w:hyperlink>
      <w:r>
        <w:t xml:space="preserve">)</w:t>
      </w:r>
      <w:r>
        <w:t xml:space="preserve"> </w:t>
      </w:r>
      <w:r>
        <w:t xml:space="preserve">for deviations from fitted values,</w:t>
      </w:r>
      <w:r>
        <w:t xml:space="preserve"> </w:t>
      </w:r>
      <w:r>
        <w:t xml:space="preserve">write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rPr>
            <m:sty m:val="p"/>
          </m:rPr>
          <m:t>⋅</m:t>
        </m:r>
        <m:r>
          <m:rPr>
            <m:sty m:val="p"/>
          </m:rPr>
          <m:t>)</m:t>
        </m:r>
      </m:oMath>
      <w:r>
        <w:t xml:space="preserve"> </w:t>
      </w:r>
      <w:r>
        <w:t xml:space="preserve">for these model/data deviations,</w:t>
      </w:r>
      <w:r>
        <w:t xml:space="preserve"> </w:t>
      </w:r>
      <w:r>
        <w:t xml:space="preserve">and reserve</w:t>
      </w:r>
      <w:r>
        <w:t xml:space="preserve"> </w:t>
      </w:r>
      <m:oMath>
        <m:r>
          <m:t>ε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⋅</m:t>
            </m:r>
          </m:e>
        </m:d>
        <m:r>
          <m:t>​</m:t>
        </m:r>
      </m:oMath>
      <w:r>
        <w:t xml:space="preserve"> </w:t>
      </w:r>
      <w:r>
        <w:t xml:space="preserve">for estimator-to-estimand deviations</w:t>
      </w:r>
      <w:r>
        <w:t xml:space="preserve"> </w:t>
      </w:r>
      <w:r>
        <w:t xml:space="preserve">(see</w:t>
      </w:r>
      <w:r>
        <w:t xml:space="preserve"> </w:t>
      </w:r>
      <w:hyperlink r:id="rId16">
        <w:r>
          <w:rPr>
            <w:rStyle w:val="Hyperlink"/>
          </w:rPr>
          <w:t xml:space="preserve">Estimation</w:t>
        </w:r>
      </w:hyperlink>
      <w:r>
        <w:t xml:space="preserve">).</w:t>
      </w:r>
    </w:p>
    <w:p>
      <w:pPr>
        <w:pStyle w:val="BodyText"/>
      </w:pPr>
      <w:r>
        <w:t xml:space="preserve">See:</w:t>
      </w:r>
    </w:p>
    <w:p>
      <w:pPr>
        <w:pStyle w:val="Compact"/>
        <w:numPr>
          <w:ilvl w:val="0"/>
          <w:numId w:val="1001"/>
        </w:numPr>
      </w:pPr>
      <w:hyperlink r:id="rId17">
        <w:r>
          <w:rPr>
            <w:rStyle w:val="Hyperlink"/>
          </w:rPr>
          <w:t xml:space="preserve">Wikipedia: Errors and residuals</w:t>
        </w:r>
      </w:hyperlink>
    </w:p>
    <w:p>
      <w:pPr>
        <w:pStyle w:val="Compact"/>
        <w:numPr>
          <w:ilvl w:val="0"/>
          <w:numId w:val="1001"/>
        </w:numPr>
      </w:pPr>
      <w:hyperlink r:id="rId12">
        <w:r>
          <w:rPr>
            <w:rStyle w:val="Hyperlink"/>
          </w:rPr>
          <w:t xml:space="preserve">Wikipedia: Deviation (statistics)</w:t>
        </w:r>
      </w:hyperlink>
    </w:p>
    <w:p>
      <w:pPr>
        <w:pStyle w:val="Compact"/>
        <w:numPr>
          <w:ilvl w:val="0"/>
          <w:numId w:val="1001"/>
        </w:numPr>
      </w:pPr>
      <w:hyperlink r:id="rId18">
        <w:r>
          <w:rPr>
            <w:rStyle w:val="Hyperlink"/>
          </w:rPr>
          <w:t xml:space="preserve">Wikipedia: Linear regression — Notation and terminology</w:t>
        </w:r>
      </w:hyperlink>
    </w:p>
    <w:bookmarkStart w:id="20" w:name="exm-deviation-pop-mean"/>
    <w:p>
      <w:pPr>
        <w:pStyle w:val="FirstParagraph"/>
      </w:pPr>
      <w:r>
        <w:rPr>
          <w:b/>
          <w:bCs/>
        </w:rPr>
        <w:t xml:space="preserve">Example 2 (Deviation of a die roll from its mean)</w:t>
      </w:r>
      <w:r>
        <w:t xml:space="preserve"> </w:t>
      </w:r>
      <w:r>
        <w:t xml:space="preserve">A fair die roll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3.5</m:t>
        </m:r>
      </m:oMath>
      <w:r>
        <w:t xml:space="preserve"> </w:t>
      </w:r>
      <w:r>
        <w:t xml:space="preserve">(computed on the</w:t>
      </w:r>
      <w:r>
        <w:t xml:space="preserve"> </w:t>
      </w:r>
      <w:hyperlink r:id="rId19">
        <w:r>
          <w:rPr>
            <w:rStyle w:val="Hyperlink"/>
          </w:rPr>
          <w:t xml:space="preserve">expectation page</w:t>
        </w:r>
      </w:hyperlink>
      <w:r>
        <w:t xml:space="preserve">),</w:t>
      </w:r>
      <w:r>
        <w:t xml:space="preserve"> </w:t>
      </w:r>
      <w:r>
        <w:t xml:space="preserve">so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5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5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a roll of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has deviation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e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−</m:t>
              </m:r>
              <m:r>
                <m:t>3.5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1.5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20"/>
    <w:bookmarkStart w:id="24" w:name="sec-noise-model"/>
    <w:p>
      <w:pPr>
        <w:pStyle w:val="Heading3"/>
      </w:pPr>
      <w:r>
        <w:t xml:space="preserve">1.1 Mean-zero noise model</w:t>
      </w:r>
    </w:p>
    <w:p>
      <w:pPr>
        <w:pStyle w:val="FirstParagraph"/>
      </w:pPr>
      <w:r>
        <w:t xml:space="preserve">Measurement noise is almost always modeled as a random variable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mean zero</w:t>
      </w:r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Mean zero is a modeling choice rather than a fact about the world,</w:t>
      </w:r>
      <w:r>
        <w:t xml:space="preserve"> </w:t>
      </w:r>
      <w:r>
        <w:t xml:space="preserve">and it costs nothing:</w:t>
      </w:r>
      <w:r>
        <w:t xml:space="preserve"> </w:t>
      </w:r>
      <w:r>
        <w:t xml:space="preserve">any systematic offset in the noise can be absorbed into the model’s own</w:t>
      </w:r>
      <w:r>
        <w:t xml:space="preserve"> </w:t>
      </w:r>
      <w:r>
        <w:t xml:space="preserve">intercept, leaving what remains centered at zero by construction.</w:t>
      </w:r>
    </w:p>
    <w:p>
      <w:pPr>
        <w:pStyle w:val="BodyText"/>
      </w:pPr>
      <w:r>
        <w:t xml:space="preserve">That choice buys one identity, used repeatedly across statistical modeling</w:t>
      </w:r>
      <w:r>
        <w:t xml:space="preserve"> </w:t>
      </w:r>
      <w:r>
        <w:t xml:space="preserve">and machine learning.</w:t>
      </w:r>
    </w:p>
    <w:bookmarkStart w:id="21" w:name="exr-noise-second-moment"/>
    <w:p>
      <w:pPr>
        <w:pStyle w:val="BodyText"/>
      </w:pPr>
      <w:r>
        <w:rPr>
          <w:b/>
          <w:bCs/>
        </w:rPr>
        <w:t xml:space="preserve">Exercise 1 (The average squared error of pure noise)</w:t>
      </w:r>
      <w:r>
        <w:t xml:space="preserve"> </w:t>
      </w:r>
      <w:r>
        <w:t xml:space="preserve">Let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be a random variable with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p>
      <w:pPr>
        <w:pStyle w:val="BodyText"/>
      </w:pPr>
      <w:r>
        <w:t xml:space="preserve">Show that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ε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 say which earlier result you used.</w:t>
      </w:r>
    </w:p>
    <w:bookmarkEnd w:id="21"/>
    <w:bookmarkStart w:id="23" w:name="sol-noise-second-moment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rPr>
            <m:sty m:val="p"/>
          </m:rPr>
          <m:t>[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]</m:t>
        </m:r>
        <m:r>
          <m:rPr>
            <m:sty m:val="p"/>
          </m:rPr>
          <m:t>−</m:t>
        </m:r>
        <m:r>
          <m:rPr>
            <m:sty m:val="p"/>
          </m:rPr>
          <m:t>(</m:t>
        </m:r>
        <m:r>
          <m:rPr>
            <m:sty m:val="p"/>
          </m:rPr>
          <m:t>E</m:t>
        </m:r>
        <m:r>
          <m:rPr>
            <m:sty m:val="p"/>
          </m:rPr>
          <m:t>[</m:t>
        </m:r>
        <m:r>
          <m:t>X</m:t>
        </m:r>
        <m:r>
          <m:rPr>
            <m:sty m:val="p"/>
          </m:rPr>
          <m:t>]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for any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Taking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ε</m:t>
        </m:r>
      </m:oMath>
      <w:r>
        <w:t xml:space="preserve"> </w:t>
      </w:r>
      <w:r>
        <w:t xml:space="preserve">and substituting</w:t>
      </w:r>
      <w:r>
        <w:t xml:space="preserve"> </w:t>
      </w:r>
      <m:oMath>
        <m:r>
          <m:rPr>
            <m:sty m:val="p"/>
          </m:rPr>
          <m:t>E</m:t>
        </m:r>
        <m:r>
          <m:rPr>
            <m:sty m:val="p"/>
          </m:rPr>
          <m:t>[</m:t>
        </m:r>
        <m:r>
          <m:t>ε</m:t>
        </m:r>
        <m:r>
          <m:rPr>
            <m:sty m:val="p"/>
          </m:rPr>
          <m:t>]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</w:p>
    <w:p>
      <w:pPr>
        <w:pStyle w:val="BodyText"/>
      </w:pPr>
      <w:bookmarkStart w:id="22" w:name="eq-noise-second-moment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rPr>
                  <m:sty m:val="p"/>
                </m:rPr>
                <m:t>[</m:t>
              </m:r>
              <m:sSup>
                <m:e>
                  <m:r>
                    <m:t>ε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]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0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σ</m:t>
                  </m:r>
                </m:e>
                <m:sup>
                  <m:r>
                    <m:t>2</m:t>
                  </m:r>
                </m:sup>
              </m:sSup>
            </m:e>
          </m:eqAr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22"/>
    </w:p>
    <w:p>
      <w:pPr>
        <w:pStyle w:val="FirstParagraph"/>
      </w:pPr>
      <w:r>
        <w:t xml:space="preserve">so for mean-zero noise the average squared value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variance.</w:t>
      </w:r>
    </w:p>
    <w:p>
      <w:pPr>
        <w:pStyle w:val="BodyText"/>
      </w:pPr>
      <w:r>
        <w:t xml:space="preserve">The identity looks slight and does a lot of work.</w:t>
      </w:r>
      <w:r>
        <w:t xml:space="preserve"> </w:t>
      </w:r>
      <w:hyperlink w:anchor="eq-noise-second-moment">
        <w:r>
          <w:rPr>
            <w:rStyle w:val="Hyperlink"/>
          </w:rPr>
          <w:t xml:space="preserve">Equation 1</w:t>
        </w:r>
      </w:hyperlink>
      <w:r>
        <w:t xml:space="preserve"> </w:t>
      </w:r>
      <w:r>
        <w:t xml:space="preserve">is the step that produces the irreducible error term</w:t>
      </w:r>
      <w:r>
        <w:t xml:space="preserve"> </w:t>
      </w:r>
      <w:r>
        <w:t xml:space="preserve">in regression and statistical modeling:</w:t>
      </w:r>
      <w:r>
        <w:t xml:space="preserve"> </w:t>
      </w:r>
      <w:r>
        <w:t xml:space="preserve">it converts a statement about the</w:t>
      </w:r>
      <w:r>
        <w:t xml:space="preserve"> </w:t>
      </w:r>
      <w:r>
        <w:rPr>
          <w:i/>
          <w:iCs/>
        </w:rPr>
        <w:t xml:space="preserve">spread</w:t>
      </w:r>
      <w:r>
        <w:t xml:space="preserve"> </w:t>
      </w:r>
      <w:r>
        <w:t xml:space="preserve">of the noise, which is what a</w:t>
      </w:r>
      <w:r>
        <w:t xml:space="preserve"> </w:t>
      </w:r>
      <w:r>
        <w:t xml:space="preserve">model of the world gives you, into a statement about</w:t>
      </w:r>
      <w:r>
        <w:t xml:space="preserve"> </w:t>
      </w:r>
      <w:r>
        <w:rPr>
          <w:i/>
          <w:iCs/>
        </w:rPr>
        <w:t xml:space="preserve">squared error</w:t>
      </w:r>
      <w:r>
        <w:t xml:space="preserve">, which</w:t>
      </w:r>
      <w:r>
        <w:t xml:space="preserve"> </w:t>
      </w:r>
      <w:r>
        <w:t xml:space="preserve">is what the fitting objective measures.</w:t>
      </w:r>
    </w:p>
    <w:bookmarkEnd w:id="23"/>
    <w:bookmarkEnd w:id="24"/>
    <w:bookmarkEnd w:id="25"/>
    <w:bookmarkStart w:id="49" w:name="variance-and-related-characteristics"/>
    <w:p>
      <w:pPr>
        <w:pStyle w:val="Heading2"/>
      </w:pPr>
      <w:r>
        <w:t xml:space="preserve">2 Variance and related characteristics</w:t>
      </w:r>
    </w:p>
    <w:bookmarkStart w:id="26" w:name="def-variance"/>
    <w:p>
      <w:pPr>
        <w:pStyle w:val="FirstParagraph"/>
      </w:pPr>
      <w:r>
        <w:rPr>
          <w:b/>
          <w:bCs/>
        </w:rPr>
        <w:t xml:space="preserve">Definition 3 (Variance)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variance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 the</w:t>
      </w:r>
      <w:r>
        <w:t xml:space="preserve"> </w:t>
      </w:r>
      <w:hyperlink r:id="rId11">
        <w:r>
          <w:rPr>
            <w:rStyle w:val="Hyperlink"/>
          </w:rPr>
          <w:t xml:space="preserve">expectation</w:t>
        </w:r>
      </w:hyperlink>
      <w:r>
        <w:t xml:space="preserve"> </w:t>
      </w:r>
      <w:r>
        <w:t xml:space="preserve">of the squared</w:t>
      </w:r>
      <w:r>
        <w:t xml:space="preserve"> </w:t>
      </w:r>
      <w:hyperlink w:anchor="def-deviation-pop-mean">
        <w:r>
          <w:rPr>
            <w:rStyle w:val="Hyperlink"/>
          </w:rPr>
          <w:t xml:space="preserve">deviation from the mean</w:t>
        </w:r>
      </w:hyperlink>
      <w:r>
        <w:t xml:space="preserve">; that 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6"/>
    <w:bookmarkStart w:id="27" w:name="thm-variance-expanded"/>
    <w:p>
      <w:pPr>
        <w:pStyle w:val="FirstParagraph"/>
      </w:pPr>
      <w:r>
        <w:rPr>
          <w:b/>
          <w:bCs/>
        </w:rPr>
        <w:t xml:space="preserve">Theorem 1 (Variance as expected squared deviation from the mean)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</m:oMath>
      </m:oMathPara>
    </w:p>
    <w:bookmarkEnd w:id="27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Substituting the definition of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from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into</w:t>
      </w:r>
      <w:r>
        <w:t xml:space="preserve"> </w:t>
      </w:r>
      <w:hyperlink w:anchor="def-variance">
        <w:r>
          <w:rPr>
            <w:rStyle w:val="Hyperlink"/>
          </w:rPr>
          <w:t xml:space="preserve">Definition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[</m:t>
              </m:r>
              <m:r>
                <m:t>e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sSup>
                <m:e>
                  <m:r>
                    <m:rPr>
                      <m:sty m:val="p"/>
                    </m:rPr>
                    <m:t>]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This is the more commonly seen form of the variance definition, and</w:t>
      </w:r>
      <w:r>
        <w:t xml:space="preserve"> </w:t>
      </w:r>
      <w:r>
        <w:t xml:space="preserve">the canonical starting point in most treatments; it’s given here as a</w:t>
      </w:r>
      <w:r>
        <w:t xml:space="preserve"> </w:t>
      </w:r>
      <w:r>
        <w:t xml:space="preserve">theorem rather than the primary definition to keep</w:t>
      </w:r>
      <w:r>
        <w:t xml:space="preserve"> </w:t>
      </w:r>
      <m:oMath>
        <m:r>
          <m:t>e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as the</w:t>
      </w:r>
      <w:r>
        <w:t xml:space="preserve"> </w:t>
      </w:r>
      <w:r>
        <w:t xml:space="preserve">definition’s single building block, matching the notation of</w:t>
      </w:r>
      <w:r>
        <w:t xml:space="preserve"> </w:t>
      </w:r>
      <w:hyperlink w:anchor="def-deviation-pop-mean">
        <w:r>
          <w:rPr>
            <w:rStyle w:val="Hyperlink"/>
          </w:rPr>
          <w:t xml:space="preserve">Definition 2</w:t>
        </w:r>
      </w:hyperlink>
      <w:r>
        <w:t xml:space="preserve">.</w:t>
      </w:r>
    </w:p>
    <w:bookmarkStart w:id="28" w:name="thm-variance"/>
    <w:p>
      <w:pPr>
        <w:pStyle w:val="BodyText"/>
      </w:pPr>
      <w:r>
        <w:rPr>
          <w:b/>
          <w:bCs/>
        </w:rPr>
        <w:t xml:space="preserve">Theorem 2 (Simplified expression for 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−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</m:oMath>
      </m:oMathPara>
    </w:p>
    <w:bookmarkEnd w:id="2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treated as a constant: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[</m:t>
                  </m:r>
                  <m:r>
                    <m:t>e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sSup>
                    <m:e>
                      <m:r>
                        <m:rPr>
                          <m:sty m:val="p"/>
                        </m:rPr>
                        <m:t>]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deviation from mean)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2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X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binomial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is a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31" w:name="exm-variance-bernoulli"/>
    <w:p>
      <w:pPr>
        <w:pStyle w:val="FirstParagraph"/>
      </w:pPr>
      <w:r>
        <w:rPr>
          <w:b/>
          <w:bCs/>
        </w:rPr>
        <w:t xml:space="preserve">Example 3 (Variance of a Bernoulli random variable)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π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t>π</m:t>
        </m:r>
      </m:oMath>
      <w:r>
        <w:t xml:space="preserve"> </w:t>
      </w:r>
      <w:r>
        <w:t xml:space="preserve">(both computed on the</w:t>
      </w:r>
      <w:r>
        <w:t xml:space="preserve"> </w:t>
      </w:r>
      <w:hyperlink r:id="rId30">
        <w:r>
          <w:rPr>
            <w:rStyle w:val="Hyperlink"/>
          </w:rPr>
          <w:t xml:space="preserve">expectation page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−</m:t>
              </m:r>
              <m:sSup>
                <m:e>
                  <m:r>
                    <m:t>π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π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</m:eqArr>
        </m:oMath>
      </m:oMathPara>
    </w:p>
    <w:p>
      <w:pPr>
        <w:pStyle w:val="FirstParagraph"/>
      </w:pPr>
      <w:r>
        <w:t xml:space="preserve">For a fair coin (</w:t>
      </w:r>
      <m:oMath>
        <m:r>
          <m:t>π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),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1"/>
    <w:bookmarkStart w:id="33" w:name="def-cond-variance"/>
    <w:p>
      <w:pPr>
        <w:pStyle w:val="BodyText"/>
      </w:pPr>
      <w:r>
        <w:rPr>
          <w:b/>
          <w:bCs/>
        </w:rPr>
        <w:t xml:space="preserve">Definition 4 (Conditional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variance 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under its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just as the</w:t>
      </w:r>
      <w:r>
        <w:t xml:space="preserve"> </w:t>
      </w:r>
      <w:hyperlink r:id="rId32">
        <w:r>
          <w:rPr>
            <w:rStyle w:val="Hyperlink"/>
          </w:rPr>
          <w:t xml:space="preserve">conditional expectation function</w:t>
        </w:r>
      </w:hyperlink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comes from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33"/>
    <w:bookmarkStart w:id="35" w:name="exm-cond-variance"/>
    <w:p>
      <w:pPr>
        <w:pStyle w:val="BodyText"/>
      </w:pPr>
      <w:r>
        <w:rPr>
          <w:b/>
          <w:bCs/>
        </w:rPr>
        <w:t xml:space="preserve">Example 4 (Conditional variance of a binary outcome)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have the joint PMF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0.2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0.3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0.1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0.4</m:t>
        </m:r>
      </m:oMath>
      <w:r>
        <w:t xml:space="preserve"> </w:t>
      </w:r>
      <w:r>
        <w:t xml:space="preserve">(the table in the</w:t>
      </w:r>
      <w:r>
        <w:t xml:space="preserve"> </w:t>
      </w:r>
      <w:hyperlink r:id="rId34">
        <w:r>
          <w:rPr>
            <w:rStyle w:val="Hyperlink"/>
          </w:rPr>
          <w:t xml:space="preserve">expectation page’s exercise</w:t>
        </w:r>
      </w:hyperlink>
      <w:r>
        <w:t xml:space="preserve">).</w:t>
      </w:r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binary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0.6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 by</w:t>
      </w:r>
      <w:r>
        <w:t xml:space="preserve"> </w:t>
      </w:r>
      <w:hyperlink w:anchor="def-cond-variance">
        <w:r>
          <w:rPr>
            <w:rStyle w:val="Hyperlink"/>
          </w:rPr>
          <w:t xml:space="preserve">Definition 4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0.4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0.6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0.144</m:t>
              </m:r>
              <m:r>
                <m:rPr>
                  <m:sty m:val="p"/>
                </m:rPr>
                <m:t>+</m:t>
              </m:r>
              <m:r>
                <m:t>0.096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</m:eqArr>
        </m:oMath>
      </m:oMathPara>
    </w:p>
    <w:p>
      <w:pPr>
        <w:pStyle w:val="FirstParagraph"/>
      </w:pPr>
      <w:r>
        <w:t xml:space="preserve">The same steps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/</m:t>
              </m:r>
              <m:r>
                <m:t>0.5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</m:t>
              </m:r>
            </m:e>
          </m:eqArr>
        </m:oMath>
      </m:oMathPara>
    </w:p>
    <w:p>
      <w:pPr>
        <w:pStyle w:val="FirstParagraph"/>
      </w:pPr>
      <w:r>
        <w:t xml:space="preserve">give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0.2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0.8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0.8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⋅</m:t>
              </m:r>
              <m:r>
                <m:t>0.2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0.16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35"/>
    <w:bookmarkStart w:id="36" w:name="def-homosked"/>
    <w:p>
      <w:pPr>
        <w:pStyle w:val="FirstParagraph"/>
      </w:pPr>
      <w:r>
        <w:rPr>
          <w:b/>
          <w:bCs/>
        </w:rPr>
        <w:t xml:space="preserve">Definition 5 (Homoskedasticity)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homoskedastic</w:t>
      </w:r>
      <w:r>
        <w:t xml:space="preserve"> </w:t>
      </w:r>
      <w:r>
        <w:t xml:space="preserve">with respect to a random variable (or vector)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 same for every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r>
            <m:t> </m:t>
          </m:r>
          <m:r>
            <m:rPr>
              <m:nor/>
              <m:sty m:val="p"/>
            </m:rPr>
            <m:t>for all </m:t>
          </m:r>
          <m:r>
            <m:t>x</m:t>
          </m:r>
        </m:oMath>
      </m:oMathPara>
    </w:p>
    <w:p>
      <w:pPr>
        <w:pStyle w:val="FirstParagraph"/>
      </w:pPr>
      <w:r>
        <w:t xml:space="preserve">for some constant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.</w:t>
      </w:r>
    </w:p>
    <w:bookmarkEnd w:id="36"/>
    <w:bookmarkStart w:id="37" w:name="exm-homosked"/>
    <w:p>
      <w:pPr>
        <w:pStyle w:val="BodyText"/>
      </w:pPr>
      <w:r>
        <w:rPr>
          <w:b/>
          <w:bCs/>
        </w:rPr>
        <w:t xml:space="preserve">Example 5 (A homoskedastic total)</w:t>
      </w:r>
      <w:r>
        <w:t xml:space="preserve"> </w:t>
      </w:r>
      <w:r>
        <w:t xml:space="preserve">Flip two fair coins, 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indicate heads on the first,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be the total number of heads.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each;</w:t>
      </w:r>
      <w:r>
        <w:t xml:space="preserve"> </w:t>
      </w:r>
      <w:r>
        <w:t xml:space="preserve">given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each.</w:t>
      </w:r>
      <w:r>
        <w:t xml:space="preserve"> </w:t>
      </w:r>
      <w:r>
        <w:t xml:space="preserve">Either way,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2</m:t>
        </m:r>
      </m:oMath>
      <w:r>
        <w:t xml:space="preserve"> </w:t>
      </w:r>
      <w:r>
        <w:t xml:space="preserve">away from its conditional mean with probability 1,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homoskedastic with respect to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, with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.</w:t>
      </w:r>
    </w:p>
    <w:bookmarkEnd w:id="37"/>
    <w:bookmarkStart w:id="38" w:name="def-heterosked"/>
    <w:p>
      <w:pPr>
        <w:pStyle w:val="BodyText"/>
      </w:pPr>
      <w:r>
        <w:rPr>
          <w:b/>
          <w:bCs/>
        </w:rPr>
        <w:t xml:space="preserve">Definition 6 (Heteroskedasticity)</w:t>
      </w:r>
      <w:r>
        <w:t xml:space="preserve"> </w:t>
      </w:r>
      <w:r>
        <w:t xml:space="preserve">A random variable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</w:t>
      </w:r>
      <w:r>
        <w:t xml:space="preserve"> </w:t>
      </w:r>
      <w:r>
        <w:rPr>
          <w:b/>
          <w:bCs/>
        </w:rPr>
        <w:t xml:space="preserve">heteroskedastic</w:t>
      </w:r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if it is not</w:t>
      </w:r>
      <w:r>
        <w:t xml:space="preserve"> </w:t>
      </w:r>
      <w:hyperlink w:anchor="def-homosked">
        <w:r>
          <w:rPr>
            <w:rStyle w:val="Hyperlink"/>
          </w:rPr>
          <w:t xml:space="preserve">homoskedastic</w:t>
        </w:r>
      </w:hyperlink>
      <w:r>
        <w:t xml:space="preserve"> </w:t>
      </w:r>
      <w:r>
        <w:t xml:space="preserve">with respect to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that is, if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 </w:t>
      </w:r>
      <w:r>
        <w:t xml:space="preserve">differs between some values of</w:t>
      </w:r>
      <w:r>
        <w:t xml:space="preserve"> </w:t>
      </w:r>
      <m:oMath>
        <m:r>
          <m:t>x</m:t>
        </m:r>
      </m:oMath>
      <w:r>
        <w:t xml:space="preserve">.</w:t>
      </w:r>
    </w:p>
    <w:bookmarkEnd w:id="38"/>
    <w:bookmarkStart w:id="39" w:name="exm-heterosked"/>
    <w:p>
      <w:pPr>
        <w:pStyle w:val="BodyText"/>
      </w:pPr>
      <w:r>
        <w:rPr>
          <w:b/>
          <w:bCs/>
        </w:rPr>
        <w:t xml:space="preserve">Example 6 (A heteroskedastic binary outcome)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0.24</m:t>
              </m:r>
            </m:e>
            <m:e>
              <m:r>
                <m:t>&amp;</m:t>
              </m:r>
              <m:r>
                <m:rPr>
                  <m:sty m:val="p"/>
                </m:rPr>
                <m:t>≠</m:t>
              </m:r>
              <m:r>
                <m:t>0.16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heteroskedastic with respect to</w:t>
      </w:r>
      <w:r>
        <w:t xml:space="preserve"> </w:t>
      </w:r>
      <m:oMath>
        <m:r>
          <m:t>X</m:t>
        </m:r>
      </m:oMath>
      <w:r>
        <w:t xml:space="preserve">.</w:t>
      </w:r>
      <w:r>
        <w:t xml:space="preserve"> </w:t>
      </w:r>
      <w:r>
        <w:t xml:space="preserve">More generally, a binary outcome with</w:t>
      </w:r>
      <w:r>
        <w:t xml:space="preserve"> </w:t>
      </w:r>
      <m:oMath>
        <m:r>
          <m:rPr>
            <m:sty m:val="p"/>
          </m:rPr>
          <m:t>P</m:t>
        </m:r>
        <m:r>
          <m:rPr>
            <m:sty m:val="p"/>
          </m:rPr>
          <m:t>(</m:t>
        </m:r>
        <m:r>
          <m:t>Y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∣</m:t>
        </m:r>
        <m:r>
          <m:t>X</m:t>
        </m:r>
        <m:r>
          <m:rPr>
            <m:sty m:val="p"/>
          </m:rPr>
          <m:t>=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has conditional variance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−</m:t>
        </m:r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so it is homoskedastic only if</w:t>
      </w:r>
      <w:r>
        <w:t xml:space="preserve"> </w:t>
      </w:r>
      <m:oMath>
        <m:r>
          <m:t>π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takes at most two values,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π</m:t>
        </m:r>
      </m:oMath>
      <w:r>
        <w:t xml:space="preserve">, for some</w:t>
      </w:r>
      <w:r>
        <w:t xml:space="preserve"> </w:t>
      </w:r>
      <m:oMath>
        <m:r>
          <m:t>π</m:t>
        </m:r>
      </m:oMath>
      <w:r>
        <w:t xml:space="preserve">.</w:t>
      </w:r>
    </w:p>
    <w:bookmarkEnd w:id="39"/>
    <w:bookmarkStart w:id="40" w:name="thm-total-variance"/>
    <w:p>
      <w:pPr>
        <w:pStyle w:val="BodyText"/>
      </w:pPr>
      <w:r>
        <w:rPr>
          <w:b/>
          <w:bCs/>
        </w:rPr>
        <w:t xml:space="preserve">Theorem 3 (Law of total 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4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r>
          <m:t>μ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r>
          <m:t>m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 and expanding the square: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square; linearity of expectation)</m:t>
              </m:r>
            </m:e>
          </m:eqArr>
        </m:oMath>
      </m:oMathPara>
    </w:p>
    <w:p>
      <w:pPr>
        <w:pStyle w:val="FirstParagraph"/>
      </w:pPr>
      <w:r>
        <w:t xml:space="preserve">The three terms are handled separately,</w:t>
      </w:r>
      <w:r>
        <w:t xml:space="preserve"> </w:t>
      </w:r>
      <w:r>
        <w:t xml:space="preserve">each using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applied to a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(</w:t>
      </w:r>
      <w:hyperlink r:id="rId42">
        <w:r>
          <w:rPr>
            <w:rStyle w:val="Hyperlink"/>
          </w:rPr>
          <w:t xml:space="preserve">conditional expectation of a function</w:t>
        </w:r>
      </w:hyperlink>
      <w:r>
        <w:t xml:space="preserve">).</w:t>
      </w:r>
      <w:r>
        <w:t xml:space="preserve"> </w:t>
      </w:r>
      <w:r>
        <w:t xml:space="preserve">The third term also uses two facts about conditional expectations:</w:t>
      </w:r>
      <w:r>
        <w:t xml:space="preserve"> </w:t>
      </w:r>
      <w:r>
        <w:t xml:space="preserve">a</w:t>
      </w:r>
      <w:r>
        <w:t xml:space="preserve"> </w:t>
      </w:r>
      <w:hyperlink r:id="rId43">
        <w:r>
          <w:rPr>
            <w:rStyle w:val="Hyperlink"/>
          </w:rPr>
          <w:t xml:space="preserve">function of</w:t>
        </w:r>
        <w:r>
          <w:rPr>
            <w:rStyle w:val="Hyperlink"/>
          </w:rPr>
          <w:t xml:space="preserve"> </w:t>
        </w:r>
        <m:oMath>
          <m:r>
            <m:t>X</m:t>
          </m:r>
        </m:oMath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factors out of a conditional expectation given</w:t>
        </w:r>
        <w:r>
          <w:rPr>
            <w:rStyle w:val="Hyperlink"/>
          </w:rPr>
          <w:t xml:space="preserve"> </w:t>
        </w:r>
        <m:oMath>
          <m:r>
            <m:t>X</m:t>
          </m:r>
        </m:oMath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44">
        <w:r>
          <w:rPr>
            <w:rStyle w:val="Hyperlink"/>
          </w:rPr>
          <w:t xml:space="preserve">conditional expectation is linear</w:t>
        </w:r>
      </w:hyperlink>
      <w:r>
        <w:t xml:space="preserve">.</w:t>
      </w:r>
    </w:p>
    <w:p>
      <w:pPr>
        <w:pStyle w:val="BodyText"/>
      </w:pPr>
      <w:r>
        <w:t xml:space="preserve">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sSup>
                        <m:e>
                          <m:d>
                            <m:dPr>
                              <m:begChr m:val="("/>
                              <m:sepChr m:val=""/>
                              <m:endChr m:val=")"/>
                              <m:grow/>
                            </m:dPr>
                            <m:e>
                              <m:r>
                                <m:t>Y</m:t>
                              </m:r>
                              <m:r>
                                <m:rPr>
                                  <m:sty m:val="p"/>
                                </m:rPr>
                                <m:t>−</m:t>
                              </m:r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</m:e>
                        <m:sup>
                          <m:r>
                            <m:t>2</m:t>
                          </m:r>
                        </m:sup>
                      </m:sSup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variance)</m:t>
              </m:r>
            </m:e>
          </m:eqArr>
        </m:oMath>
      </m:oMathPara>
    </w:p>
    <w:p>
      <w:pPr>
        <w:pStyle w:val="FirstParagraph"/>
      </w:pPr>
      <w:r>
        <w:t xml:space="preserve">Second term: by the law of iterated expectations,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μ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sSup>
                    <m:e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r>
                            <m:t>​</m:t>
                          </m:r>
                          <m:d>
                            <m:dPr>
                              <m:begChr m:val="["/>
                              <m:sepChr m:val=""/>
                              <m:endChr m:val="]"/>
                              <m:grow/>
                            </m:dPr>
                            <m:e>
                              <m:r>
                                <m:t>m</m:t>
                              </m:r>
                              <m:r>
                                <m:rPr>
                                  <m:sty m:val="p"/>
                                </m:rPr>
                                <m:t>(</m:t>
                              </m:r>
                              <m:r>
                                <m:t>X</m:t>
                              </m:r>
                              <m:r>
                                <m:rPr>
                                  <m:sty m:val="p"/>
                                </m:rPr>
                                <m:t>)</m:t>
                              </m:r>
                            </m:e>
                          </m:d>
                          <m:r>
                            <m:t>​</m:t>
                          </m:r>
                        </m:e>
                      </m:d>
                    </m:e>
                    <m:sup>
                      <m:r>
                        <m:t>2</m:t>
                      </m:r>
                    </m:sup>
                  </m:sSup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μ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m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Third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μ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function of </m:t>
              </m:r>
              <m:r>
                <m:t>X</m:t>
              </m:r>
              <m:r>
                <m:rPr>
                  <m:nor/>
                  <m:sty m:val="p"/>
                </m:rPr>
                <m:t> factors out, with 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t>μ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m</m:t>
                          </m:r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conditional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∣</m:t>
                          </m:r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g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g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, with </m:t>
              </m:r>
              <m:r>
                <m:t>g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m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μ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0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m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(expectation of a constant)</m:t>
              </m:r>
            </m:e>
          </m:eqArr>
        </m:oMath>
      </m:oMathPara>
    </w:p>
    <w:p>
      <w:pPr>
        <w:pStyle w:val="FirstParagraph"/>
      </w:pPr>
      <w:r>
        <w:t xml:space="preserve">Substituting the three terms: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three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variance formula</w:t>
      </w:r>
      <w:r>
        <w:t xml:space="preserve">,</w:t>
      </w:r>
      <w:r>
        <w:t xml:space="preserve"> </w:t>
      </w:r>
      <w:r>
        <w:rPr>
          <w:b/>
          <w:bCs/>
        </w:rPr>
        <w:t xml:space="preserve">Eve’s law</w:t>
      </w:r>
      <w:r>
        <w:t xml:space="preserve">,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variance decomposition formula</w:t>
      </w:r>
      <w:r>
        <w:t xml:space="preserve">.</w:t>
      </w:r>
    </w:p>
    <w:bookmarkStart w:id="45" w:name="exm-total-variance"/>
    <w:p>
      <w:pPr>
        <w:pStyle w:val="BodyText"/>
      </w:pPr>
      <w:r>
        <w:rPr>
          <w:b/>
          <w:bCs/>
        </w:rPr>
        <w:t xml:space="preserve">Example 7 (Decomposing the variance of a binary outcome)</w:t>
      </w:r>
      <w:r>
        <w:t xml:space="preserve"> </w:t>
      </w:r>
      <w:r>
        <w:t xml:space="preserve">Continuing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0.6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1</m:t>
            </m:r>
          </m:e>
        </m:d>
        <m:r>
          <m:t>​</m:t>
        </m:r>
        <m:r>
          <m:rPr>
            <m:sty m:val="p"/>
          </m:rPr>
          <m:t>=</m:t>
        </m:r>
        <m:r>
          <m:t>0.8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E</m:t>
            </m:r>
            <m:r>
              <m:t>​</m:t>
            </m:r>
            <m:d>
              <m:dPr>
                <m:begChr m:val="["/>
                <m:sepChr m:val=""/>
                <m:endChr m:val="]"/>
                <m:grow/>
              </m:dPr>
              <m:e>
                <m:r>
                  <m:t>Y</m:t>
                </m:r>
                <m:r>
                  <m:rPr>
                    <m:sty m:val="p"/>
                  </m:rPr>
                  <m:t>∣</m:t>
                </m:r>
                <m:r>
                  <m:t>X</m:t>
                </m:r>
              </m:e>
            </m:d>
            <m:r>
              <m:t>​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and by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0.24</m:t>
              </m:r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0.16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(average the conditional variances)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0.6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0.8</m:t>
              </m:r>
              <m:r>
                <m:rPr>
                  <m:sty m:val="p"/>
                </m:rPr>
                <m:t>−</m:t>
              </m:r>
              <m:r>
                <m:t>0.7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the conditional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0.20</m:t>
              </m:r>
              <m:r>
                <m:rPr>
                  <m:sty m:val="p"/>
                </m:rPr>
                <m:t>+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Bernoulli 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0.3</m:t>
              </m:r>
              <m:r>
                <m:rPr>
                  <m:sty m:val="p"/>
                </m:rPr>
                <m:t>+</m:t>
              </m:r>
              <m:r>
                <m:t>0.4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by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0.7</m:t>
              </m:r>
              <m:r>
                <m:rPr>
                  <m:sty m:val="p"/>
                </m:rPr>
                <m:t>⋅</m:t>
              </m:r>
              <m:r>
                <m:t>0.3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0.21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5"/>
    <w:bookmarkStart w:id="46" w:name="def-precision"/>
    <w:p>
      <w:pPr>
        <w:pStyle w:val="FirstParagraph"/>
      </w:pPr>
      <w:r>
        <w:rPr>
          <w:b/>
          <w:bCs/>
        </w:rPr>
        <w:t xml:space="preserve">Definition 7 (Precision)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precision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, often denoted</w:t>
      </w:r>
      <w:r>
        <w:t xml:space="preserve"> </w:t>
      </w:r>
      <m:oMath>
        <m:r>
          <m:t>τ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b>
          <m:e>
            <m:r>
              <m:t>τ</m:t>
            </m:r>
          </m:e>
          <m:sub>
            <m:r>
              <m:t>X</m:t>
            </m:r>
          </m:sub>
        </m:sSub>
      </m:oMath>
      <w:r>
        <w:t xml:space="preserve">, or shorthanded as</w:t>
      </w:r>
      <w:r>
        <w:t xml:space="preserve"> </w:t>
      </w:r>
      <m:oMath>
        <m:r>
          <m:t>τ</m:t>
        </m:r>
      </m:oMath>
      <w:r>
        <w:t xml:space="preserve">, is</w:t>
      </w:r>
      <w:r>
        <w:t xml:space="preserve"> </w:t>
      </w:r>
      <w:r>
        <w:t xml:space="preserve">the inverse of that random variable’s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(for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); that is:</w:t>
      </w:r>
    </w:p>
    <w:p>
      <w:pPr>
        <w:pStyle w:val="BodyText"/>
      </w:pPr>
      <m:oMathPara>
        <m:oMathParaPr>
          <m:jc m:val="center"/>
        </m:oMathParaPr>
        <m:oMath>
          <m:r>
            <m:t>τ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rPr>
                  <m:sty m:val="p"/>
                </m:rPr>
                <m:t>−</m:t>
              </m:r>
              <m:r>
                <m:t>1</m:t>
              </m:r>
            </m:sup>
          </m:sSup>
          <m:r>
            <m:t>​</m:t>
          </m:r>
        </m:oMath>
      </m:oMathPara>
    </w:p>
    <w:bookmarkEnd w:id="46"/>
    <w:bookmarkStart w:id="47" w:name="def-sd"/>
    <w:p>
      <w:pPr>
        <w:pStyle w:val="FirstParagraph"/>
      </w:pPr>
      <w:r>
        <w:rPr>
          <w:b/>
          <w:bCs/>
        </w:rPr>
        <w:t xml:space="preserve">Definition 8 (Standard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 deviation</w:t>
      </w:r>
      <w:r>
        <w:t xml:space="preserve"> </w:t>
      </w:r>
      <w:r>
        <w:t xml:space="preserve">of a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square root of the</w:t>
      </w:r>
      <w:r>
        <w:t xml:space="preserve"> </w:t>
      </w:r>
      <w:hyperlink w:anchor="def-variance">
        <w:r>
          <w:rPr>
            <w:rStyle w:val="Hyperlink"/>
          </w:rPr>
          <w:t xml:space="preserve">variance</w:t>
        </w:r>
      </w:hyperlink>
      <w:r>
        <w:t xml:space="preserve"> </w:t>
      </w:r>
      <w:r>
        <w:t xml:space="preserve">of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SD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</m:e>
          </m:rad>
        </m:oMath>
      </m:oMathPara>
    </w:p>
    <w:bookmarkEnd w:id="47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The standard deviation is on the same scale as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itself</w:t>
      </w:r>
      <w:r>
        <w:t xml:space="preserve"> </w:t>
      </w:r>
      <w:r>
        <w:t xml:space="preserve">(unlike the variance, which is on the scale of</w:t>
      </w:r>
      <w:r>
        <w:t xml:space="preserve"> </w:t>
      </w:r>
      <m:oMath>
        <m:r>
          <m:t>X</m:t>
        </m:r>
      </m:oMath>
      <w:r>
        <w:t xml:space="preserve">’s square),</w:t>
      </w:r>
      <w:r>
        <w:t xml:space="preserve"> </w:t>
      </w:r>
      <w:r>
        <w:t xml:space="preserve">which is why it is often the preferred measure of spread when reporting results.</w:t>
      </w:r>
    </w:p>
    <w:bookmarkStart w:id="48" w:name="exm-sd"/>
    <w:p>
      <w:pPr>
        <w:pStyle w:val="BodyText"/>
      </w:pPr>
      <w:r>
        <w:rPr>
          <w:b/>
          <w:bCs/>
        </w:rPr>
        <w:t xml:space="preserve">Example 8 (Precision and standard deviation of a fair coin flip)</w:t>
      </w:r>
      <w:r>
        <w:t xml:space="preserve"> </w:t>
      </w:r>
      <w:r>
        <w:t xml:space="preserve">In</w:t>
      </w:r>
      <w:r>
        <w:t xml:space="preserve"> 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, a fair coin flip 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precision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τ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4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</m:e>
          </m:eqArr>
        </m:oMath>
      </m:oMathPara>
    </w:p>
    <w:p>
      <w:pPr>
        <w:pStyle w:val="FirstParagraph"/>
      </w:pPr>
      <w:r>
        <w:t xml:space="preserve">and its standard deviation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t>1</m:t>
                  </m:r>
                  <m:r>
                    <m:rPr>
                      <m:sty m:val="p"/>
                    </m:rPr>
                    <m:t>/</m:t>
                  </m:r>
                  <m:r>
                    <m:t>4</m:t>
                  </m:r>
                </m:e>
              </m:ra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8"/>
    <w:bookmarkEnd w:id="49"/>
    <w:bookmarkStart w:id="57" w:name="sec-bias-variance-prediction"/>
    <w:p>
      <w:pPr>
        <w:pStyle w:val="Heading2"/>
      </w:pPr>
      <w:r>
        <w:t xml:space="preserve">3 Bias, variance, and prediction error</w:t>
      </w:r>
    </w:p>
    <w:bookmarkStart w:id="50" w:name="exr-prediction-error"/>
    <w:p>
      <w:pPr>
        <w:pStyle w:val="FirstParagraph"/>
      </w:pPr>
      <w:r>
        <w:rPr>
          <w:b/>
          <w:bCs/>
        </w:rPr>
        <w:t xml:space="preserve">Exercise 2 (Expected squared error from three sources)</w:t>
      </w:r>
      <w:r>
        <w:t xml:space="preserve"> </w:t>
      </w:r>
      <w:r>
        <w:t xml:space="preserve">A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at a new point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has</w:t>
      </w:r>
      <w:r>
        <w:t xml:space="preserve"> </w:t>
      </w:r>
      <w:r>
        <w:t xml:space="preserve">squared bias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Bias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sSup>
          <m:e>
            <m:r>
              <m:rPr>
                <m:sty m:val="p"/>
              </m:rPr>
              <m:t>]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and variance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  <w:r>
        <w:t xml:space="preserve"> </w:t>
      </w:r>
      <w:r>
        <w:t xml:space="preserve">The new response is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What is the expected squared prediction error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rPr>
                <m:sty m:val="p"/>
              </m:rPr>
              <m:t>(</m:t>
            </m:r>
            <m:sSub>
              <m:e>
                <m:r>
                  <m:t>Y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−</m:t>
            </m:r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</m:oMath>
      <w:r>
        <w:t xml:space="preserve">?</w:t>
      </w:r>
    </w:p>
    <w:p>
      <w:pPr>
        <w:pStyle w:val="Compact"/>
        <w:numPr>
          <w:ilvl w:val="0"/>
          <w:numId w:val="1002"/>
        </w:numPr>
      </w:pPr>
      <w:r>
        <w:t xml:space="preserve">If we could remove all bias and all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what would the expected squared prediction error be?</w:t>
      </w:r>
    </w:p>
    <w:p>
      <w:pPr>
        <w:pStyle w:val="Compact"/>
        <w:numPr>
          <w:ilvl w:val="0"/>
          <w:numId w:val="1002"/>
        </w:numPr>
      </w:pPr>
      <w:r>
        <w:t xml:space="preserve">Which of the three quantities</w:t>
      </w:r>
      <w:r>
        <w:t xml:space="preserve"> </w:t>
      </w:r>
      <w:r>
        <w:t xml:space="preserve">(squared bias,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)</w:t>
      </w:r>
      <w:r>
        <w:t xml:space="preserve"> </w:t>
      </w:r>
      <w:r>
        <w:t xml:space="preserve">can a better prediction method reduce,</w:t>
      </w:r>
      <w:r>
        <w:t xml:space="preserve"> </w:t>
      </w:r>
      <w:r>
        <w:t xml:space="preserve">and which cannot?</w:t>
      </w:r>
    </w:p>
    <w:bookmarkEnd w:id="50"/>
    <w:bookmarkStart w:id="51" w:name="sol-prediction-error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numPr>
          <w:ilvl w:val="0"/>
          <w:numId w:val="1003"/>
        </w:numPr>
      </w:pPr>
      <w:r>
        <w:t xml:space="preserve">The expected squared error is the sum of the three sources: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.</w:t>
      </w:r>
    </w:p>
    <w:p>
      <w:pPr>
        <w:numPr>
          <w:ilvl w:val="0"/>
          <w:numId w:val="1003"/>
        </w:numPr>
      </w:pP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  <w:r>
        <w:t xml:space="preserve"> </w:t>
      </w:r>
      <w:r>
        <w:t xml:space="preserve">The noise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remains,</w:t>
      </w:r>
      <w:r>
        <w:t xml:space="preserve"> </w:t>
      </w:r>
      <w:r>
        <w:t xml:space="preserve">so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the smallest expected squared error any prediction can have here.</w:t>
      </w:r>
    </w:p>
    <w:p>
      <w:pPr>
        <w:numPr>
          <w:ilvl w:val="0"/>
          <w:numId w:val="1003"/>
        </w:numPr>
      </w:pPr>
      <w:r>
        <w:t xml:space="preserve">A better method can reduce the squared bias and the variance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because both depend on how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 </w:t>
      </w:r>
      <w:r>
        <w:t xml:space="preserve">is built.</w:t>
      </w:r>
      <w:r>
        <w:t xml:space="preserve"> </w:t>
      </w:r>
      <w:r>
        <w:t xml:space="preserve">It cannot reduce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which is the variance of the noise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in the new response.</w:t>
      </w:r>
    </w:p>
    <w:bookmarkEnd w:id="51"/>
    <w:bookmarkStart w:id="53" w:name="def-prediction-bias"/>
    <w:p>
      <w:pPr>
        <w:pStyle w:val="FirstParagraph"/>
      </w:pPr>
      <w:r>
        <w:rPr>
          <w:b/>
          <w:bCs/>
        </w:rPr>
        <w:t xml:space="preserve">Definition 9 (Bias of a prediction)</w:t>
      </w:r>
      <w:r>
        <w:t xml:space="preserve"> </w:t>
      </w:r>
      <w:r>
        <w:t xml:space="preserve">Let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be a fixed function,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 point.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52">
        <w:r>
          <w:rPr>
            <w:rStyle w:val="Hyperlink"/>
          </w:rPr>
          <w:t xml:space="preserve">prediction</w:t>
        </w:r>
      </w:hyperlink>
      <w:r>
        <w:t xml:space="preserve"> </w:t>
      </w:r>
      <w:r>
        <w:t xml:space="preserve">of the value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random variable,</w:t>
      </w:r>
      <w:r>
        <w:t xml:space="preserve"> </w:t>
      </w:r>
      <w:r>
        <w:t xml:space="preserve">because it depends on the random training data.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bias</w:t>
      </w:r>
      <w:r>
        <w:t xml:space="preserve"> </w:t>
      </w:r>
      <w:r>
        <w:t xml:space="preserve">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Bias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t>f</m:t>
          </m:r>
          <m:r>
            <m:rPr>
              <m:sty m:val="p"/>
            </m:rPr>
            <m:t>(</m:t>
          </m:r>
          <m:sSub>
            <m:e>
              <m:r>
                <m:t>x</m:t>
              </m:r>
            </m:e>
            <m:sub>
              <m:r>
                <m:t>0</m:t>
              </m:r>
            </m:sub>
          </m:sSub>
          <m:r>
            <m:rPr>
              <m:sty m:val="p"/>
            </m:rPr>
            <m:t>)</m:t>
          </m:r>
        </m:oMath>
      </m:oMathPara>
    </w:p>
    <w:bookmarkEnd w:id="53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In expected prediction error decompositions</w:t>
      </w:r>
      <w:r>
        <w:t xml:space="preserve"> </w:t>
      </w:r>
      <w:r>
        <w:t xml:space="preserve">(James et al. 2021, sec. 2.2.2)</w:t>
      </w:r>
      <w:r>
        <w:t xml:space="preserve">,</w:t>
      </w:r>
      <w:r>
        <w:t xml:space="preserve"> </w:t>
      </w:r>
      <w:r>
        <w:t xml:space="preserve">the bias reflects the error introduced by approximating a real-world relationship by a model.</w:t>
      </w:r>
    </w:p>
    <w:bookmarkStart w:id="54" w:name="exm-prediction-bias"/>
    <w:p>
      <w:pPr>
        <w:pStyle w:val="BodyText"/>
      </w:pPr>
      <w:r>
        <w:rPr>
          <w:b/>
          <w:bCs/>
        </w:rPr>
        <w:t xml:space="preserve">Example 9 (Computing the bias of a prediction)</w:t>
      </w:r>
      <w:r>
        <w:t xml:space="preserve"> </w:t>
      </w:r>
      <w:r>
        <w:t xml:space="preserve">Suppose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10</m:t>
        </m:r>
      </m:oMath>
      <w:r>
        <w:t xml:space="preserve">,</w:t>
      </w:r>
      <w:r>
        <w:t xml:space="preserve"> </w:t>
      </w:r>
      <w:r>
        <w:t xml:space="preserve">and the predictions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over repeated training sets,</w:t>
      </w:r>
      <w:r>
        <w:t xml:space="preserve"> </w:t>
      </w:r>
      <w:r>
        <w:t xml:space="preserve">average</w:t>
      </w:r>
      <w:r>
        <w:t xml:space="preserve"> </w:t>
      </w:r>
      <m:oMath>
        <m:r>
          <m:t>11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11</m:t>
              </m:r>
              <m:r>
                <m:rPr>
                  <m:sty m:val="p"/>
                </m:rPr>
                <m:t>−</m:t>
              </m:r>
              <m:r>
                <m:t>10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The squared bias is</w:t>
      </w:r>
      <w:r>
        <w:t xml:space="preserve"> </w:t>
      </w:r>
      <m:oMath>
        <m:sSup>
          <m:e>
            <m:r>
              <m:t>1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the value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.</w:t>
      </w:r>
    </w:p>
    <w:bookmarkEnd w:id="54"/>
    <w:bookmarkStart w:id="55" w:name="thm-prediction-error"/>
    <w:p>
      <w:pPr>
        <w:pStyle w:val="BodyText"/>
      </w:pPr>
      <w:r>
        <w:rPr>
          <w:b/>
          <w:bCs/>
        </w:rPr>
        <w:t xml:space="preserve">Theorem 4 (Expected squared prediction error)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+</m:t>
        </m:r>
        <m:r>
          <m:t>ε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f</m:t>
        </m:r>
      </m:oMath>
      <w:r>
        <w:t xml:space="preserve"> </w:t>
      </w:r>
      <w:r>
        <w:t xml:space="preserve">is a fixed function,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has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sSup>
              <m:e>
                <m:r>
                  <m:rPr>
                    <m:sty m:val="p"/>
                  </m:rPr>
                  <m:t>)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Y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sSup>
                <m:e>
                  <m:r>
                    <m:t>​</m:t>
                  </m:r>
                </m:e>
                <m:sup>
                  <m:r>
                    <m:t>2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r>
            <m:t>​</m:t>
          </m:r>
          <m:sSup>
            <m:e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Bias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</m:e>
            <m:sup>
              <m:r>
                <m:t>2</m:t>
              </m:r>
            </m:sup>
          </m:sSup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t>f</m:t>
                  </m:r>
                </m:e>
              </m:acc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</m:oMath>
      </m:oMathPara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Y</m:t>
            </m:r>
          </m:e>
          <m:sub>
            <m:r>
              <m:t>0</m:t>
            </m:r>
          </m:sub>
        </m:sSub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=</m:t>
        </m:r>
        <m:r>
          <m:t>ε</m:t>
        </m:r>
        <m:r>
          <m:rPr>
            <m:sty m:val="p"/>
          </m:rPr>
          <m:t>+</m:t>
        </m:r>
        <m:r>
          <m:t>D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D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−</m:t>
        </m:r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Expanding the square and using linearity of expectation,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b>
                        <m:e>
                          <m:r>
                            <m:t>Y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̂"/>
                        </m:accPr>
                        <m:e>
                          <m:r>
                            <m:t>f</m:t>
                          </m:r>
                        </m:e>
                      </m:acc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0</m:t>
                          </m:r>
                        </m:sub>
                      </m:sSub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ε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D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</m:eqArr>
        </m:oMath>
      </m:oMathPara>
    </w:p>
    <w:p>
      <w:pPr>
        <w:numPr>
          <w:ilvl w:val="0"/>
          <w:numId w:val="1004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ε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,</w:t>
      </w:r>
      <w:r>
        <w:t xml:space="preserve"> </w:t>
      </w:r>
      <w:r>
        <w:t xml:space="preserve">by</w:t>
      </w:r>
      <w:r>
        <w:t xml:space="preserve"> </w:t>
      </w:r>
      <w:hyperlink w:anchor="sol-noise-second-moment">
        <w:r>
          <w:rPr>
            <w:rStyle w:val="Hyperlink"/>
          </w:rPr>
          <w:t xml:space="preserve">Solution 1</w:t>
        </w:r>
      </w:hyperlink>
      <w:r>
        <w:t xml:space="preserve">.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ε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because</w:t>
      </w:r>
      <w:r>
        <w:t xml:space="preserve"> </w:t>
      </w:r>
      <m:oMath>
        <m:r>
          <m:t>ε</m:t>
        </m:r>
      </m:oMath>
      <w:r>
        <w:t xml:space="preserve"> </w:t>
      </w:r>
      <w:r>
        <w:t xml:space="preserve">is independent of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hence of</w:t>
      </w:r>
      <w:r>
        <w:t xml:space="preserve"> </w:t>
      </w:r>
      <m:oMath>
        <m:r>
          <m:t>D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ε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p>
      <w:pPr>
        <w:numPr>
          <w:ilvl w:val="0"/>
          <w:numId w:val="1004"/>
        </w:numPr>
      </w:pPr>
      <w:r>
        <w:t xml:space="preserve">By</w:t>
      </w:r>
      <w:r>
        <w:t xml:space="preserve"> </w:t>
      </w:r>
      <w:hyperlink w:anchor="thm-variance">
        <w:r>
          <w:rPr>
            <w:rStyle w:val="Hyperlink"/>
          </w:rPr>
          <w:t xml:space="preserve">Theorem 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D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+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  <w:r>
        <w:t xml:space="preserve"> </w:t>
      </w:r>
      <w:r>
        <w:t xml:space="preserve">Here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D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̂"/>
              </m:accPr>
              <m:e>
                <m:r>
                  <m:t>f</m:t>
                </m:r>
              </m:e>
            </m:acc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0</m:t>
                </m:r>
              </m:sub>
            </m:sSub>
            <m:r>
              <m:rPr>
                <m:sty m:val="p"/>
              </m:rPr>
              <m:t>)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t>f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constant,</w:t>
      </w:r>
      <w:r>
        <w:t xml:space="preserve"> </w:t>
      </w: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D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f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0</m:t>
                  </m:r>
                </m:sub>
              </m:sSub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Bias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t>f</m:t>
                      </m:r>
                    </m:e>
                  </m:acc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0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so</w:t>
      </w:r>
      <w:r>
        <w:t xml:space="preserve"> </w:t>
      </w:r>
      <m:oMath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D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  <m:r>
          <m:rPr>
            <m:sty m:val="p"/>
          </m:rPr>
          <m:t>=</m:t>
        </m:r>
        <m:r>
          <m:t>​</m:t>
        </m:r>
        <m:sSup>
          <m:e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Bias</m:t>
                </m:r>
                <m:r>
                  <m:t>​</m:t>
                </m:r>
                <m:d>
                  <m:dPr>
                    <m:begChr m:val="("/>
                    <m:sepChr m:val=""/>
                    <m:endChr m:val=")"/>
                    <m:grow/>
                  </m:dPr>
                  <m:e>
                    <m:acc>
                      <m:accPr>
                        <m:chr m:val="̂"/>
                      </m:accPr>
                      <m:e>
                        <m:r>
                          <m:t>f</m:t>
                        </m:r>
                      </m:e>
                    </m:acc>
                    <m:r>
                      <m:rPr>
                        <m:sty m:val="p"/>
                      </m:rPr>
                      <m:t>(</m:t>
                    </m:r>
                    <m:sSub>
                      <m:e>
                        <m:r>
                          <m:t>x</m:t>
                        </m:r>
                      </m:e>
                      <m:sub>
                        <m:r>
                          <m:t>0</m:t>
                        </m:r>
                      </m:sub>
                    </m:sSub>
                    <m:r>
                      <m:rPr>
                        <m:sty m:val="p"/>
                      </m:rPr>
                      <m:t>)</m:t>
                    </m:r>
                  </m:e>
                </m:d>
                <m:r>
                  <m:t>​</m:t>
                </m:r>
              </m:e>
            </m:d>
          </m:e>
          <m:sup>
            <m:r>
              <m:t>2</m:t>
            </m:r>
          </m:sup>
        </m:sSup>
        <m:r>
          <m:t>​</m:t>
        </m:r>
      </m:oMath>
      <w:r>
        <w:t xml:space="preserve">.</w:t>
      </w:r>
    </w:p>
    <w:p>
      <w:pPr>
        <w:pStyle w:val="FirstParagraph"/>
      </w:pPr>
      <w:r>
        <w:t xml:space="preserve">Adding the three terms gives the claim.</w:t>
      </w:r>
    </w:p>
    <w:bookmarkStart w:id="56" w:name="def-irreducible-error"/>
    <w:p>
      <w:pPr>
        <w:pStyle w:val="BodyText"/>
      </w:pPr>
      <w:r>
        <w:rPr>
          <w:b/>
          <w:bCs/>
        </w:rPr>
        <w:t xml:space="preserve">Definition 10 (Irreducible error)</w:t>
      </w:r>
      <w:r>
        <w:t xml:space="preserve"> </w:t>
      </w:r>
      <w:r>
        <w:t xml:space="preserve">In</w:t>
      </w:r>
      <w:r>
        <w:t xml:space="preserve"> </w:t>
      </w:r>
      <w:hyperlink w:anchor="thm-prediction-error">
        <w:r>
          <w:rPr>
            <w:rStyle w:val="Hyperlink"/>
          </w:rPr>
          <w:t xml:space="preserve">Theorem 4</w:t>
        </w:r>
      </w:hyperlink>
      <w:r>
        <w:t xml:space="preserve">,</w:t>
      </w:r>
      <w:r>
        <w:t xml:space="preserve"> </w:t>
      </w:r>
      <w:r>
        <w:t xml:space="preserve">the term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ε</m:t>
            </m:r>
          </m:e>
        </m:d>
        <m:r>
          <m:t>​</m:t>
        </m:r>
      </m:oMath>
      <w:r>
        <w:t xml:space="preserve"> </w:t>
      </w:r>
      <w:r>
        <w:t xml:space="preserve">is the</w:t>
      </w:r>
      <w:r>
        <w:t xml:space="preserve"> </w:t>
      </w:r>
      <w:r>
        <w:rPr>
          <w:b/>
          <w:bCs/>
        </w:rPr>
        <w:t xml:space="preserve">irreducible error</w:t>
      </w:r>
      <w:r>
        <w:t xml:space="preserve">.</w:t>
      </w:r>
      <w:r>
        <w:t xml:space="preserve"> </w:t>
      </w:r>
      <w:r>
        <w:t xml:space="preserve">It does not depend on the prediction</w:t>
      </w:r>
      <w:r>
        <w:t xml:space="preserve"> </w:t>
      </w:r>
      <m:oMath>
        <m:acc>
          <m:accPr>
            <m:chr m:val="̂"/>
          </m:accPr>
          <m:e>
            <m:r>
              <m:t>f</m:t>
            </m:r>
          </m:e>
        </m:acc>
      </m:oMath>
      <w:r>
        <w:t xml:space="preserve">,</w:t>
      </w:r>
      <w:r>
        <w:t xml:space="preserve"> </w:t>
      </w:r>
      <w:r>
        <w:t xml:space="preserve">so no choice of prediction can remove it.</w:t>
      </w:r>
      <w:r>
        <w:t xml:space="preserve"> </w:t>
      </w:r>
      <w:r>
        <w:t xml:space="preserve">For example, in</w:t>
      </w:r>
      <w:r>
        <w:t xml:space="preserve"> </w:t>
      </w:r>
      <w:hyperlink w:anchor="exr-prediction-error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so every prediction there has expected squared error at least</w:t>
      </w:r>
      <w:r>
        <w:t xml:space="preserve"> </w:t>
      </w:r>
      <m:oMath>
        <m:r>
          <m:t>3</m:t>
        </m:r>
      </m:oMath>
      <w:r>
        <w:t xml:space="preserve">.</w:t>
      </w:r>
    </w:p>
    <w:bookmarkEnd w:id="56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This expected prediction error decomposition into squared bias, variance, and irreducible error follows</w:t>
      </w:r>
      <w:r>
        <w:t xml:space="preserve"> </w:t>
      </w:r>
      <w:r>
        <w:t xml:space="preserve">James et al. (2021, sec. 2.2.2)</w:t>
      </w:r>
      <w:r>
        <w:t xml:space="preserve">.</w:t>
      </w:r>
    </w:p>
    <w:bookmarkEnd w:id="57"/>
    <w:bookmarkStart w:id="103" w:name="covariance"/>
    <w:p>
      <w:pPr>
        <w:pStyle w:val="Heading2"/>
      </w:pPr>
      <w:r>
        <w:t xml:space="preserve">4 Covariance</w:t>
      </w:r>
    </w:p>
    <w:bookmarkStart w:id="58" w:name="def-cov"/>
    <w:p>
      <w:pPr>
        <w:pStyle w:val="FirstParagraph"/>
      </w:pPr>
      <w:r>
        <w:rPr>
          <w:b/>
          <w:bCs/>
        </w:rPr>
        <w:t xml:space="preserve">Definition 11 (Covariance)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</m:oMath>
      </m:oMathPara>
    </w:p>
    <w:bookmarkEnd w:id="58"/>
    <w:bookmarkStart w:id="59" w:name="thm-alt-cov"/>
    <w:p>
      <w:pPr>
        <w:pStyle w:val="FirstParagraph"/>
      </w:pPr>
      <w:r>
        <w:rPr>
          <w:b/>
          <w:bCs/>
        </w:rPr>
        <w:t xml:space="preserve">Theorem 5 (Alternative formula for covariance)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−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59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r:id="rId29">
        <w:r>
          <w:rPr>
            <w:rStyle w:val="Hyperlink"/>
          </w:rPr>
          <w:t xml:space="preserve">linearity of expectation</w:t>
        </w:r>
      </w:hyperlink>
      <w:r>
        <w:t xml:space="preserve">,</w:t>
      </w:r>
      <w:r>
        <w:t xml:space="preserve"> </w:t>
      </w:r>
      <w:r>
        <w:t xml:space="preserve">analogous to the proof of the</w:t>
      </w:r>
      <w:r>
        <w:t xml:space="preserve"> </w:t>
      </w:r>
      <w:hyperlink w:anchor="thm-variance">
        <w:r>
          <w:rPr>
            <w:rStyle w:val="Hyperlink"/>
          </w:rPr>
          <w:t xml:space="preserve">simplified expression for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t>X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−</m:t>
                  </m:r>
                  <m:r>
                    <m:t>Y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expectation; 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 are constants)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60" w:name="exm-alt-cov"/>
    <w:p>
      <w:pPr>
        <w:pStyle w:val="FirstParagraph"/>
      </w:pPr>
      <w:r>
        <w:rPr>
          <w:b/>
          <w:bCs/>
        </w:rPr>
        <w:t xml:space="preserve">Example 10 (Covariance of a binary exposure and outcome)</w:t>
      </w:r>
      <w:r>
        <w:t xml:space="preserve"> </w:t>
      </w:r>
      <w:r>
        <w:t xml:space="preserve">For the joint PMF 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0.5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0.7</m:t>
        </m:r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0.4</m:t>
              </m:r>
              <m:r>
                <m:rPr>
                  <m:sty m:val="p"/>
                </m:rPr>
                <m:t>−</m:t>
              </m:r>
              <m:r>
                <m:t>0.5</m:t>
              </m:r>
              <m:r>
                <m:rPr>
                  <m:sty m:val="p"/>
                </m:rPr>
                <m:t>⋅</m:t>
              </m:r>
              <m:r>
                <m:t>0.7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(evaluate)</m:t>
              </m:r>
            </m:e>
          </m:eqArr>
        </m:oMath>
      </m:oMathPara>
    </w:p>
    <w:bookmarkEnd w:id="60"/>
    <w:bookmarkStart w:id="62" w:name="thm-indpt-uncorrelated"/>
    <w:p>
      <w:pPr>
        <w:pStyle w:val="FirstParagraph"/>
      </w:pPr>
      <w:r>
        <w:rPr>
          <w:b/>
          <w:bCs/>
        </w:rPr>
        <w:t xml:space="preserve">Theorem 6 (Independent random variables have zero covariance)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 defined expectations,</w:t>
      </w:r>
      <w:r>
        <w:t xml:space="preserve"> </w:t>
      </w:r>
      <w:r>
        <w:t xml:space="preserve">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If also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6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f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for the PMFs or densities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,</w:t>
      </w:r>
      <w:r>
        <w:t xml:space="preserve"> </w:t>
      </w:r>
      <w:r>
        <w:t xml:space="preserve">with reference measures</w:t>
      </w:r>
      <w:r>
        <w:t xml:space="preserve"> </w:t>
      </w:r>
      <m:oMath>
        <m:sSub>
          <m:e>
            <m:r>
              <m:t>μ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as in</w:t>
      </w:r>
      <w:r>
        <w:t xml:space="preserve"> </w:t>
      </w:r>
      <w:r>
        <w:t xml:space="preserve">the</w:t>
      </w:r>
      <w:r>
        <w:t xml:space="preserve"> </w:t>
      </w:r>
      <w:hyperlink r:id="rId63">
        <w:r>
          <w:rPr>
            <w:rStyle w:val="Hyperlink"/>
          </w:rPr>
          <w:t xml:space="preserve">joint-distribution form of Fubini–Tonelli</w:t>
        </w:r>
      </w:hyperlink>
      <w:r>
        <w:t xml:space="preserve"> </w:t>
      </w:r>
      <w:r>
        <w:t xml:space="preserve">(</w:t>
      </w:r>
      <w:hyperlink r:id="rId64">
        <w:r>
          <w:rPr>
            <w:rStyle w:val="Hyperlink"/>
          </w:rPr>
          <w:t xml:space="preserve">counting measure</w:t>
        </w:r>
      </w:hyperlink>
      <w:r>
        <w:t xml:space="preserve"> </w:t>
      </w:r>
      <w:r>
        <w:t xml:space="preserve">for a discrete variable,</w:t>
      </w:r>
      <w:r>
        <w:t xml:space="preserve"> </w:t>
      </w:r>
      <w:r>
        <w:t xml:space="preserve">Lebesgue measure for a continuous one).</w:t>
      </w:r>
      <w:r>
        <w:t xml:space="preserve"> </w:t>
      </w:r>
      <w:r>
        <w:t xml:space="preserve">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independent,</w:t>
      </w:r>
      <w:r>
        <w:t xml:space="preserve"> </w:t>
      </w:r>
      <m:oMath>
        <m:sSub>
          <m:e>
            <m:r>
              <m:t>f</m:t>
            </m:r>
          </m:e>
          <m:sub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sSub>
          <m:e>
            <m:r>
              <m:t>f</m:t>
            </m:r>
          </m:e>
          <m:sub>
            <m:r>
              <m:t>X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t> </m:t>
        </m:r>
        <m:sSub>
          <m:e>
            <m:r>
              <m:t>f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y</m:t>
        </m:r>
        <m:r>
          <m:rPr>
            <m:sty m:val="p"/>
          </m:rPr>
          <m:t>)</m:t>
        </m:r>
      </m:oMath>
      <w:r>
        <w:t xml:space="preserve"> </w:t>
      </w:r>
      <w:r>
        <w:t xml:space="preserve">is their joint PMF, density, or density-mass function</w:t>
      </w:r>
      <w:r>
        <w:t xml:space="preserve"> </w:t>
      </w:r>
      <w:r>
        <w:t xml:space="preserve">(the factorization in the notes to the</w:t>
      </w:r>
      <w:r>
        <w:t xml:space="preserve"> </w:t>
      </w:r>
      <w:hyperlink r:id="rId61">
        <w:r>
          <w:rPr>
            <w:rStyle w:val="Hyperlink"/>
          </w:rPr>
          <w:t xml:space="preserve">definition of independence</w:t>
        </w:r>
      </w:hyperlink>
      <w:r>
        <w:t xml:space="preserve">).</w:t>
      </w:r>
      <w:r>
        <w:t xml:space="preserve"> </w:t>
      </w:r>
      <w:r>
        <w:t xml:space="preserve">First, with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x</m:t>
            </m:r>
          </m:e>
        </m:d>
        <m:r>
          <m:t>​</m:t>
        </m:r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(condition (a)):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(a))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​</m:t>
                      </m:r>
                    </m:e>
                  </m:nary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|"/>
                      <m:sepChr m:val=""/>
                      <m:endChr m:val="|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(LOTUS for </m:t>
              </m:r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which is finite, because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defined expectations.</w:t>
      </w:r>
      <w:r>
        <w:t xml:space="preserve"> </w:t>
      </w:r>
      <w:r>
        <w:t xml:space="preserve">So condition (b) holds for</w:t>
      </w:r>
      <w:r>
        <w:t xml:space="preserve"> </w:t>
      </w:r>
      <m:oMath>
        <m:r>
          <m:t>h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x</m:t>
        </m:r>
        <m:r>
          <m:t>y</m:t>
        </m:r>
      </m:oMath>
      <w:r>
        <w:t xml:space="preserve">,</w:t>
      </w:r>
      <w:r>
        <w:t xml:space="preserve"> </w:t>
      </w:r>
      <w:r>
        <w:t xml:space="preserve">and the same steps without the absolute values give: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​</m:t>
                  </m:r>
                </m:e>
              </m:nary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x</m:t>
                      </m:r>
                    </m:e>
                  </m:nary>
                  <m:r>
                    <m:t>y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X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(joint-distribution form of Fubini–Tonelli, condition (b))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∫"/>
                      <m:limLoc m:val="subSup"/>
                      <m:subHide m:val="off"/>
                      <m:supHide m:val="on"/>
                    </m:naryPr>
                    <m:sub>
                      <m:r>
                        <m:rPr>
                          <m:scr m:val="script"/>
                          <m:sty m:val="p"/>
                        </m:rPr>
                        <m:t>R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)</m:t>
                      </m:r>
                    </m:sub>
                    <m:sup>
                      <m:r>
                        <m:t>​</m:t>
                      </m:r>
                    </m:sup>
                    <m:e>
                      <m:r>
                        <m:t>y</m:t>
                      </m:r>
                    </m:e>
                  </m:nary>
                  <m:r>
                    <m:t> </m:t>
                  </m:r>
                  <m:sSub>
                    <m:e>
                      <m:r>
                        <m:t>f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d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 does not depend on </m:t>
              </m:r>
              <m:r>
                <m:t>y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∫"/>
                  <m:limLoc m:val="subSup"/>
                  <m:subHide m:val="off"/>
                  <m:supHide m:val="on"/>
                </m:naryPr>
                <m:sub>
                  <m:r>
                    <m:rPr>
                      <m:scr m:val="script"/>
                      <m:sty m:val="p"/>
                    </m:rPr>
                    <m:t>R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sub>
                <m:sup>
                  <m:r>
                    <m:t>​</m:t>
                  </m:r>
                </m:sup>
                <m:e>
                  <m:r>
                    <m:t>x</m:t>
                  </m:r>
                </m:e>
              </m:nary>
              <m:r>
                <m:t> </m:t>
              </m:r>
              <m:sSub>
                <m:e>
                  <m:r>
                    <m:t>f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 </m:t>
              </m:r>
              <m:r>
                <m:t>d</m:t>
              </m:r>
              <m:sSub>
                <m:e>
                  <m:r>
                    <m:t>μ</m:t>
                  </m:r>
                </m:e>
                <m:sub>
                  <m:r>
                    <m:t>X</m:t>
                  </m:r>
                </m:sub>
              </m:sSub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expectation)</m:t>
              </m:r>
            </m:e>
          </m:eqArr>
        </m:oMath>
      </m:oMathPara>
    </w:p>
    <w:p>
      <w:pPr>
        <w:pStyle w:val="FirstParagraph"/>
      </w:pPr>
      <w:r>
        <w:t xml:space="preserve">Finally, 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</m:oMath>
      </m:oMathPara>
    </w:p>
    <w:bookmarkStart w:id="66" w:name="exm-indpt-uncorrelated"/>
    <w:p>
      <w:pPr>
        <w:pStyle w:val="FirstParagraph"/>
      </w:pPr>
      <w:r>
        <w:rPr>
          <w:b/>
          <w:bCs/>
        </w:rPr>
        <w:t xml:space="preserve">Example 11 (Two independent coin flips)</w:t>
      </w:r>
      <w:r>
        <w:t xml:space="preserve"> </w:t>
      </w:r>
      <w:r>
        <w:t xml:space="preserve">For the independent coin flips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of</w:t>
      </w:r>
      <w:r>
        <w:t xml:space="preserve"> </w:t>
      </w:r>
      <w:hyperlink r:id="rId65">
        <w:r>
          <w:rPr>
            <w:rStyle w:val="Hyperlink"/>
          </w:rPr>
          <w:t xml:space="preserve">the independence page’s example</w:t>
        </w:r>
      </w:hyperlink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only when both flips are heads,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b>
                <m:e>
                  <m:r>
                    <m:t>X</m:t>
                  </m:r>
                </m:e>
                <m:sub>
                  <m:r>
                    <m:t>1</m:t>
                  </m:r>
                </m:sub>
              </m:sSub>
              <m:sSub>
                <m:e>
                  <m:r>
                    <m:t>X</m:t>
                  </m:r>
                </m:e>
                <m:sub>
                  <m:r>
                    <m:t>2</m:t>
                  </m:r>
                </m:sub>
              </m:sSub>
              <m:r>
                <m:rPr>
                  <m:nor/>
                  <m:sty m:val="p"/>
                </m:rPr>
                <m:t> is the indicator of two heads)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outcome has probability 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4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(each flip is </m:t>
              </m:r>
              <m:r>
                <m:rPr>
                  <m:sty m:val="p"/>
                </m:rPr>
                <m:t>Ber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/</m:t>
              </m:r>
              <m:r>
                <m:t>2</m:t>
              </m:r>
              <m:r>
                <m:rPr>
                  <m:sty m:val="p"/>
                </m:rPr>
                <m:t>)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 as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requires.</w:t>
      </w:r>
    </w:p>
    <w:bookmarkEnd w:id="66"/>
    <w:bookmarkStart w:id="67" w:name="exm-uncorrelated-not-indpt"/>
    <w:p>
      <w:pPr>
        <w:pStyle w:val="BodyText"/>
      </w:pPr>
      <w:r>
        <w:rPr>
          <w:b/>
          <w:bCs/>
        </w:rPr>
        <w:t xml:space="preserve">Example 12 (Zero covariance without independence)</w:t>
      </w:r>
      <w:r>
        <w:t xml:space="preserve"> </w:t>
      </w:r>
      <w:r>
        <w:t xml:space="preserve">The converse of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is false.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take the values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,</w:t>
      </w:r>
      <w:r>
        <w:t xml:space="preserve"> </w:t>
      </w:r>
      <m:oMath>
        <m:r>
          <m:t>0</m:t>
        </m:r>
      </m:oMath>
      <w:r>
        <w:t xml:space="preserve">, 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3</m:t>
        </m:r>
      </m:oMath>
      <w:r>
        <w:t xml:space="preserve"> </w:t>
      </w:r>
      <w:r>
        <w:t xml:space="preserve">each,</w:t>
      </w:r>
      <w:r>
        <w:t xml:space="preserve"> </w:t>
      </w:r>
      <w:r>
        <w:t xml:space="preserve">and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3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X</m:t>
              </m:r>
              <m:r>
                <m:t>Y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Y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nor/>
                  <m:sty m:val="p"/>
                </m:rPr>
                <m:t> and </m:t>
              </m:r>
              <m:sSup>
                <m:e>
                  <m:r>
                    <m:t>X</m:t>
                  </m:r>
                </m:e>
                <m:sup>
                  <m:r>
                    <m:t>3</m:t>
                  </m:r>
                </m:sup>
              </m:sSup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 on </m:t>
              </m:r>
              <m:r>
                <m:t>​</m:t>
              </m:r>
              <m:d>
                <m:dPr>
                  <m:begChr m:val="{"/>
                  <m:sepChr m:val=""/>
                  <m:endChr m:val="}"/>
                  <m:grow/>
                </m:dPr>
                <m:e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0</m:t>
                  </m:r>
                  <m:r>
                    <m:rPr>
                      <m:sty m:val="p"/>
                    </m:rPr>
                    <m:t>,</m:t>
                  </m:r>
                  <m:r>
                    <m:t>1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</m:oMath>
      </m:oMathPara>
    </w:p>
    <w:p>
      <w:pPr>
        <w:pStyle w:val="FirstParagraph"/>
      </w:pPr>
      <w:r>
        <w:t xml:space="preserve">But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 not independent: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a function of</w:t>
      </w:r>
      <w:r>
        <w:t xml:space="preserve"> </w:t>
      </w:r>
      <m:oMath>
        <m:r>
          <m:t>X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while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rPr>
                  <m:sty m:val="p"/>
                </m:rPr>
                <m:t>P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3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9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</m:oMath>
      </m:oMathPara>
    </w:p>
    <w:bookmarkEnd w:id="67"/>
    <w:bookmarkStart w:id="68" w:name="def-correlation"/>
    <w:p>
      <w:pPr>
        <w:pStyle w:val="FirstParagraph"/>
      </w:pPr>
      <w:r>
        <w:rPr>
          <w:b/>
          <w:bCs/>
        </w:rPr>
        <w:t xml:space="preserve">Definition 12 (Correlation)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correlation</w:t>
      </w:r>
      <w:r>
        <w:t xml:space="preserve"> </w:t>
      </w:r>
      <w:r>
        <w:t xml:space="preserve">of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 </w:t>
      </w:r>
      <w:r>
        <w:t xml:space="preserve">is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divided by the product of their</w:t>
      </w:r>
      <w:r>
        <w:t xml:space="preserve"> </w:t>
      </w:r>
      <w:hyperlink w:anchor="def-sd">
        <w:r>
          <w:rPr>
            <w:rStyle w:val="Hyperlink"/>
          </w:rPr>
          <w:t xml:space="preserve">standard deviations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num>
            <m:den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 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</m:den>
          </m:f>
        </m:oMath>
      </m:oMathPara>
    </w:p>
    <w:bookmarkEnd w:id="68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r>
        <w:t xml:space="preserve">Dividing by the standard deviations removes the units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.</w:t>
      </w:r>
      <w:r>
        <w:t xml:space="preserve"> </w:t>
      </w:r>
      <w:r>
        <w:t xml:space="preserve">This population correlation is a property of a joint distribution;</w:t>
      </w:r>
      <w:r>
        <w:t xml:space="preserve"> </w:t>
      </w:r>
      <w:r>
        <w:t xml:space="preserve">the sample (Pearson) correlation coefficient computed from data estimates it.</w:t>
      </w:r>
    </w:p>
    <w:bookmarkStart w:id="69" w:name="exm-correlation"/>
    <w:p>
      <w:pPr>
        <w:pStyle w:val="BodyText"/>
      </w:pPr>
      <w:r>
        <w:rPr>
          <w:b/>
          <w:bCs/>
        </w:rPr>
        <w:t xml:space="preserve">Example 13 (Correlation of a binary exposure and outcome)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X</m:t>
        </m:r>
        <m:r>
          <m:rPr>
            <m:sty m:val="p"/>
          </m:rPr>
          <m:t>∼</m:t>
        </m:r>
        <m:r>
          <m:rPr>
            <m:sty m:val="p"/>
          </m:rPr>
          <m:t>Ber</m:t>
        </m:r>
        <m:r>
          <m:rPr>
            <m:sty m:val="p"/>
          </m:rPr>
          <m:t>(</m:t>
        </m:r>
        <m:r>
          <m:t>0.5</m:t>
        </m:r>
        <m:r>
          <m:rPr>
            <m:sty m:val="p"/>
          </m:rPr>
          <m:t>)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0.25</m:t>
        </m:r>
      </m:oMath>
      <w:r>
        <w:t xml:space="preserve"> </w:t>
      </w:r>
      <w:r>
        <w:t xml:space="preserve">(</w:t>
      </w:r>
      <w:hyperlink w:anchor="exm-variance-bernoulli">
        <w:r>
          <w:rPr>
            <w:rStyle w:val="Hyperlink"/>
          </w:rPr>
          <w:t xml:space="preserve">Example 3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0.21</m:t>
        </m:r>
      </m:oMath>
      <w:r>
        <w:t xml:space="preserve"> </w:t>
      </w:r>
      <w:r>
        <w:t xml:space="preserve">(</w:t>
      </w:r>
      <w:hyperlink w:anchor="exm-total-variance">
        <w:r>
          <w:rPr>
            <w:rStyle w:val="Hyperlink"/>
          </w:rPr>
          <w:t xml:space="preserve">Example 7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rPr>
                      <m:sty m:val="p"/>
                    </m:rPr>
                    <m:t>SD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ad>
                    <m:radPr>
                      <m:degHide m:val="on"/>
                    </m:radPr>
                    <m:deg/>
                    <m:e>
                      <m:r>
                        <m:t>0.25</m:t>
                      </m:r>
                    </m:e>
                  </m:rad>
                  <m:r>
                    <m:rPr>
                      <m:sty m:val="p"/>
                    </m:rPr>
                    <m:t>⋅</m:t>
                  </m:r>
                  <m:rad>
                    <m:radPr>
                      <m:degHide m:val="on"/>
                    </m:radPr>
                    <m:deg/>
                    <m:e>
                      <m:r>
                        <m:t>0.21</m:t>
                      </m:r>
                    </m:e>
                  </m:rad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(substitute; </m:t>
              </m:r>
              <m:r>
                <m:rPr>
                  <m:sty m:val="p"/>
                </m:rPr>
                <m:t>SD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⋅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ad>
                <m:radPr>
                  <m:degHide m:val="on"/>
                </m:radPr>
                <m:deg/>
                <m:e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⋅</m:t>
                      </m:r>
                    </m:e>
                  </m:d>
                  <m:r>
                    <m:t>​</m:t>
                  </m:r>
                </m:e>
              </m:rad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0.05</m:t>
                  </m:r>
                </m:num>
                <m:den>
                  <m:r>
                    <m:t>0.5</m:t>
                  </m:r>
                  <m:r>
                    <m:rPr>
                      <m:sty m:val="p"/>
                    </m:rPr>
                    <m:t>⋅</m:t>
                  </m:r>
                  <m:r>
                    <m:t>0.458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(evaluate the square roots)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0.218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</m:oMath>
      </m:oMathPara>
    </w:p>
    <w:bookmarkEnd w:id="69"/>
    <w:bookmarkStart w:id="70" w:name="def-uncorrelated"/>
    <w:p>
      <w:pPr>
        <w:pStyle w:val="FirstParagraph"/>
      </w:pPr>
      <w:r>
        <w:rPr>
          <w:b/>
          <w:bCs/>
        </w:rPr>
        <w:t xml:space="preserve">Definition 13 (Uncorrelated random variables)</w:t>
      </w:r>
      <w:r>
        <w:t xml:space="preserve"> </w:t>
      </w:r>
      <w:r>
        <w:t xml:space="preserve">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are</w:t>
      </w:r>
      <w:r>
        <w:t xml:space="preserve"> </w:t>
      </w:r>
      <w:r>
        <w:rPr>
          <w:b/>
          <w:bCs/>
        </w:rPr>
        <w:t xml:space="preserve">uncorrelated</w:t>
      </w:r>
      <w:r>
        <w:t xml:space="preserve"> </w:t>
      </w:r>
      <w:r>
        <w:t xml:space="preserve">when their</w:t>
      </w:r>
      <w:r>
        <w:t xml:space="preserve"> </w:t>
      </w:r>
      <w:hyperlink w:anchor="def-cov">
        <w:r>
          <w:rPr>
            <w:rStyle w:val="Hyperlink"/>
          </w:rPr>
          <w:t xml:space="preserve">covariance</w:t>
        </w:r>
      </w:hyperlink>
      <w:r>
        <w:t xml:space="preserve"> </w:t>
      </w:r>
      <w:r>
        <w:t xml:space="preserve">is 0: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t>0</m:t>
          </m:r>
        </m:oMath>
      </m:oMathPara>
    </w:p>
    <w:bookmarkEnd w:id="70"/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 </w:t>
      </w:r>
      <w:r>
        <w:t xml:space="preserve">says independent random variables are uncorrelated,</w:t>
      </w:r>
      <w:r>
        <w:t xml:space="preserve"> </w:t>
      </w:r>
      <w:r>
        <w:t xml:space="preserve">and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 </w:t>
      </w:r>
      <w:r>
        <w:t xml:space="preserve">shows the converse fails.</w:t>
      </w:r>
    </w:p>
    <w:bookmarkStart w:id="71" w:name="exm-uncorrelated"/>
    <w:p>
      <w:pPr>
        <w:pStyle w:val="BodyText"/>
      </w:pPr>
      <w:r>
        <w:rPr>
          <w:b/>
          <w:bCs/>
        </w:rPr>
        <w:t xml:space="preserve">Example 14 (Correlated and uncorrelated pairs)</w:t>
      </w:r>
      <w:r>
        <w:t xml:space="preserve"> </w:t>
      </w:r>
      <w:r>
        <w:t xml:space="preserve">In</w:t>
      </w:r>
      <w:r>
        <w:t xml:space="preserve"> </w:t>
      </w:r>
      <w:hyperlink w:anchor="exm-uncorrelated-not-indpt">
        <w:r>
          <w:rPr>
            <w:rStyle w:val="Hyperlink"/>
          </w:rPr>
          <w:t xml:space="preserve">Example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are uncorrelated.</w:t>
      </w:r>
      <w:r>
        <w:t xml:space="preserve"> </w:t>
      </w:r>
      <w:r>
        <w:t xml:space="preserve">In</w:t>
      </w:r>
      <w:r>
        <w:t xml:space="preserve"> </w:t>
      </w:r>
      <w:hyperlink w:anchor="exm-alt-cov">
        <w:r>
          <w:rPr>
            <w:rStyle w:val="Hyperlink"/>
          </w:rPr>
          <w:t xml:space="preserve">Example 10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0.05</m:t>
        </m:r>
        <m:r>
          <m:rPr>
            <m:sty m:val="p"/>
          </m:rPr>
          <m:t>≠</m:t>
        </m:r>
        <m:r>
          <m:t>0</m:t>
        </m:r>
      </m:oMath>
      <w:r>
        <w:t xml:space="preserve">,</w:t>
      </w:r>
      <w:r>
        <w:t xml:space="preserve"> </w:t>
      </w:r>
      <w:r>
        <w:t xml:space="preserve">so the binary exposure and outcome are not uncorrelated.</w:t>
      </w:r>
    </w:p>
    <w:bookmarkEnd w:id="71"/>
    <w:bookmarkStart w:id="72" w:name="cor-uncorrelated-cor-zero"/>
    <w:p>
      <w:pPr>
        <w:pStyle w:val="BodyText"/>
      </w:pPr>
      <w:r>
        <w:rPr>
          <w:b/>
          <w:bCs/>
        </w:rPr>
        <w:t xml:space="preserve">Corollary 1 (Uncorrelated means zero correlation)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w:anchor="def-uncorrelated">
        <w:r>
          <w:rPr>
            <w:rStyle w:val="Hyperlink"/>
          </w:rPr>
          <w:t xml:space="preserve">uncorrelated</w:t>
        </w:r>
      </w:hyperlink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X</m:t>
                </m:r>
              </m:e>
            </m:d>
            <m:r>
              <m:t>​</m:t>
            </m:r>
            <m:r>
              <m:t> </m:t>
            </m:r>
            <m:r>
              <m:rPr>
                <m:sty m:val="p"/>
              </m:rPr>
              <m:t>SD</m:t>
            </m:r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t>Y</m:t>
                </m:r>
              </m:e>
            </m:d>
            <m:r>
              <m:t>​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t> </m:t>
        </m:r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because both variances are positive,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w:hyperlink w:anchor="def-uncorrelated">
        <w:r>
          <w:rPr>
            <w:rStyle w:val="Hyperlink"/>
          </w:rPr>
          <w:t xml:space="preserve">Definition 13</w:t>
        </w:r>
      </w:hyperlink>
      <w:r>
        <w:t xml:space="preserve">.</w:t>
      </w:r>
    </w:p>
    <w:bookmarkStart w:id="73" w:name="def-cond-cov"/>
    <w:p>
      <w:pPr>
        <w:pStyle w:val="BodyText"/>
      </w:pPr>
      <w:r>
        <w:rPr>
          <w:b/>
          <w:bCs/>
        </w:rPr>
        <w:t xml:space="preserve">Definition 14 (Conditional covariance)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conditional covariance</w:t>
      </w:r>
      <w:r>
        <w:t xml:space="preserve"> </w:t>
      </w:r>
      <w:r>
        <w:t xml:space="preserve">of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 </w:t>
      </w:r>
      <w:r>
        <w:t xml:space="preserve">is their covariance under their conditional distribution given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∣</m:t>
              </m:r>
              <m:r>
                <m:t>X</m:t>
              </m:r>
              <m:r>
                <m:rPr>
                  <m:sty m:val="p"/>
                </m:rPr>
                <m:t>=</m:t>
              </m:r>
              <m:r>
                <m:t>x</m:t>
              </m:r>
            </m:e>
          </m:d>
          <m:r>
            <m:t>​</m:t>
          </m:r>
        </m:oMath>
      </m:oMathPara>
    </w:p>
    <w:p>
      <w:pPr>
        <w:pStyle w:val="FirstParagraph"/>
      </w:pPr>
      <w:r>
        <w:t xml:space="preserve">Evaluating this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gives the random variable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.</w:t>
      </w:r>
    </w:p>
    <w:bookmarkEnd w:id="73"/>
    <w:bookmarkStart w:id="74" w:name="exm-cond-cov"/>
    <w:p>
      <w:pPr>
        <w:pStyle w:val="BodyText"/>
      </w:pPr>
      <w:r>
        <w:rPr>
          <w:b/>
          <w:bCs/>
        </w:rPr>
        <w:t xml:space="preserve">Example 15 (Conditional covariance of a variable with itself)</w:t>
      </w:r>
      <w:r>
        <w:t xml:space="preserve"> </w:t>
      </w:r>
      <w:r>
        <w:t xml:space="preserve">Taking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 </w:t>
      </w:r>
      <w:r>
        <w:t xml:space="preserve">in</w:t>
      </w:r>
      <w:r>
        <w:t xml:space="preserve"> </w:t>
      </w:r>
      <w:hyperlink w:anchor="def-cond-cov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 the</w:t>
      </w:r>
      <w:r>
        <w:t xml:space="preserve"> </w:t>
      </w:r>
      <w:hyperlink w:anchor="def-cond-variance">
        <w:r>
          <w:rPr>
            <w:rStyle w:val="Hyperlink"/>
          </w:rPr>
          <w:t xml:space="preserve">conditional variance</w:t>
        </w:r>
      </w:hyperlink>
      <w:r>
        <w:t xml:space="preserve">: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x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hyperlink w:anchor="exm-cond-variance">
        <w:r>
          <w:rPr>
            <w:rStyle w:val="Hyperlink"/>
          </w:rPr>
          <w:t xml:space="preserve">Example 4</w:t>
        </w:r>
      </w:hyperlink>
      <w:r>
        <w:t xml:space="preserve">, for example,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  <m:r>
              <m:rPr>
                <m:sty m:val="p"/>
              </m:rPr>
              <m:t>,</m:t>
            </m:r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  <m:r>
              <m:rPr>
                <m:sty m:val="p"/>
              </m:rPr>
              <m:t>=</m:t>
            </m:r>
            <m:r>
              <m:t>0</m:t>
            </m:r>
          </m:e>
        </m:d>
        <m:r>
          <m:t>​</m:t>
        </m:r>
        <m:r>
          <m:rPr>
            <m:sty m:val="p"/>
          </m:rPr>
          <m:t>=</m:t>
        </m:r>
        <m:r>
          <m:t>0.24</m:t>
        </m:r>
      </m:oMath>
      <w:r>
        <w:t xml:space="preserve">.</w:t>
      </w:r>
    </w:p>
    <w:bookmarkEnd w:id="74"/>
    <w:bookmarkStart w:id="75" w:name="thm-total-cov"/>
    <w:p>
      <w:pPr>
        <w:pStyle w:val="BodyText"/>
      </w:pPr>
      <w:r>
        <w:rPr>
          <w:b/>
          <w:bCs/>
        </w:rPr>
        <w:t xml:space="preserve">Theorem 7 (Law of total covariance)</w:t>
      </w:r>
      <w:r>
        <w:t xml:space="preserve"> </w:t>
      </w:r>
      <w:r>
        <w:t xml:space="preserve">For random variables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m:oMath>
        <m:r>
          <m:t>Y</m:t>
        </m:r>
      </m:oMath>
      <w:r>
        <w:t xml:space="preserve">, and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Z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  <m:r>
                <m:rPr>
                  <m:sty m:val="p"/>
                </m:rPr>
                <m:t>,</m:t>
              </m:r>
              <m:r>
                <m:t>Z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E</m:t>
          </m:r>
          <m:r>
            <m:t>​</m:t>
          </m:r>
          <m:d>
            <m:dPr>
              <m:begChr m:val="["/>
              <m:sepChr m:val=""/>
              <m:endChr m:val="]"/>
              <m:grow/>
            </m:dP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Z</m:t>
                  </m:r>
                  <m:r>
                    <m:rPr>
                      <m:sty m:val="p"/>
                    </m:rPr>
                    <m:t>∣</m:t>
                  </m:r>
                  <m:r>
                    <m:t>X</m:t>
                  </m:r>
                </m:e>
              </m:d>
              <m:r>
                <m:t>​</m:t>
              </m:r>
            </m:e>
          </m:d>
          <m:r>
            <m:t>​</m:t>
          </m:r>
        </m:oMath>
      </m:oMathPara>
    </w:p>
    <w:bookmarkEnd w:id="7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The proof follows the proof of the</w:t>
      </w:r>
      <w:r>
        <w:t xml:space="preserve"> </w:t>
      </w:r>
      <w:hyperlink w:anchor="thm-total-variance">
        <w:r>
          <w:rPr>
            <w:rStyle w:val="Hyperlink"/>
          </w:rPr>
          <w:t xml:space="preserve">law of total variance</w:t>
        </w:r>
      </w:hyperlink>
      <w:r>
        <w:t xml:space="preserve">,</w:t>
      </w:r>
      <w:r>
        <w:t xml:space="preserve"> </w:t>
      </w:r>
      <w:r>
        <w:t xml:space="preserve">which is the special case</w:t>
      </w:r>
      <w:r>
        <w:t xml:space="preserve"> </w:t>
      </w:r>
      <m:oMath>
        <m:r>
          <m:t>Z</m:t>
        </m:r>
        <m:r>
          <m:rPr>
            <m:sty m:val="p"/>
          </m:rPr>
          <m:t>=</m:t>
        </m:r>
        <m:r>
          <m:t>Y</m:t>
        </m:r>
      </m:oMath>
      <w:r>
        <w:t xml:space="preserve">.</w:t>
      </w:r>
      <w:r>
        <w:t xml:space="preserve"> </w:t>
      </w:r>
      <w:r>
        <w:t xml:space="preserve">Write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sSub>
          <m:e>
            <m:r>
              <m:t>μ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sSub>
          <m:e>
            <m:r>
              <m:t>μ</m:t>
            </m:r>
          </m:e>
          <m:sub>
            <m:r>
              <m:t>Z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Adding and subtracting</w:t>
      </w:r>
      <w:r>
        <w:t xml:space="preserve"> </w:t>
      </w:r>
      <m:oMath>
        <m:sSub>
          <m:e>
            <m:r>
              <m:t>m</m:t>
            </m:r>
          </m:e>
          <m:sub>
            <m:r>
              <m:t>Y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m</m:t>
            </m:r>
          </m:e>
          <m:sub>
            <m:r>
              <m:t>Z</m:t>
            </m:r>
          </m:sub>
        </m:sSub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inside the deviations: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  <m:r>
                    <m:rPr>
                      <m:sty m:val="p"/>
                    </m:rPr>
                    <m:t>,</m:t>
                  </m:r>
                  <m:r>
                    <m:t>Z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μ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and subtract)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t> 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product; linearity of expectation)</m:t>
              </m:r>
            </m:e>
          </m:eqArr>
        </m:oMath>
      </m:oMathPara>
    </w:p>
    <w:p>
      <w:pPr>
        <w:pStyle w:val="FirstParagraph"/>
      </w:pPr>
      <w:r>
        <w:t xml:space="preserve">The two middle terms are 0,</w:t>
      </w:r>
      <w:r>
        <w:t xml:space="preserve"> </w:t>
      </w:r>
      <w:r>
        <w:t xml:space="preserve">by the same steps as the cross term in the proof of</w:t>
      </w:r>
      <w:r>
        <w:t xml:space="preserve"> </w:t>
      </w:r>
      <w:hyperlink w:anchor="thm-total-variance">
        <w:r>
          <w:rPr>
            <w:rStyle w:val="Hyperlink"/>
          </w:rPr>
          <w:t xml:space="preserve">Theorem 3</w:t>
        </w:r>
      </w:hyperlink>
      <w:r>
        <w:t xml:space="preserve">:</w:t>
      </w:r>
      <w:r>
        <w:t xml:space="preserve"> </w:t>
      </w:r>
      <w:r>
        <w:t xml:space="preserve">condition on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 the</w:t>
      </w:r>
      <w:r>
        <w:t xml:space="preserve"> </w:t>
      </w:r>
      <w:hyperlink r:id="rId41">
        <w:r>
          <w:rPr>
            <w:rStyle w:val="Hyperlink"/>
          </w:rPr>
          <w:t xml:space="preserve">law of iterated expectations</w:t>
        </w:r>
      </w:hyperlink>
      <w:r>
        <w:t xml:space="preserve">,</w:t>
      </w:r>
      <w:r>
        <w:t xml:space="preserve"> </w:t>
      </w:r>
      <w:r>
        <w:t xml:space="preserve">factor out the function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(</w:t>
      </w:r>
      <w:hyperlink r:id="rId43">
        <w:r>
          <w:rPr>
            <w:rStyle w:val="Hyperlink"/>
          </w:rPr>
          <w:t xml:space="preserve">pull-out property</w:t>
        </w:r>
      </w:hyperlink>
      <w:r>
        <w:t xml:space="preserve">),</w:t>
      </w:r>
      <w:r>
        <w:t xml:space="preserve"> </w:t>
      </w:r>
      <w:r>
        <w:t xml:space="preserve">and use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Y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(or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Z</m:t>
            </m:r>
            <m:r>
              <m:rPr>
                <m:sty m:val="p"/>
              </m:rPr>
              <m:t>−</m:t>
            </m:r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∣</m:t>
            </m:r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),</w:t>
      </w:r>
      <w:r>
        <w:t xml:space="preserve"> </w:t>
      </w:r>
      <w:r>
        <w:t xml:space="preserve">which follows from</w:t>
      </w:r>
      <w:r>
        <w:t xml:space="preserve"> </w:t>
      </w:r>
      <w:hyperlink r:id="rId44">
        <w:r>
          <w:rPr>
            <w:rStyle w:val="Hyperlink"/>
          </w:rPr>
          <w:t xml:space="preserve">linearity of conditional expectation</w:t>
        </w:r>
      </w:hyperlink>
      <w:r>
        <w:t xml:space="preserve">.</w:t>
      </w:r>
      <w:r>
        <w:t xml:space="preserve"> </w:t>
      </w:r>
      <w:r>
        <w:t xml:space="preserve">For the first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Z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iterated expectations)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conditional covariance)</m:t>
              </m:r>
            </m:e>
          </m:eqArr>
        </m:oMath>
      </m:oMathPara>
    </w:p>
    <w:p>
      <w:pPr>
        <w:pStyle w:val="FirstParagraph"/>
      </w:pPr>
      <w:r>
        <w:t xml:space="preserve">For the last term, the law of iterated expectations gives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Y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m</m:t>
                </m:r>
              </m:e>
              <m:sub>
                <m:r>
                  <m:t>Z</m:t>
                </m:r>
              </m:sub>
            </m:sSub>
            <m:r>
              <m:rPr>
                <m:sty m:val="p"/>
              </m:rPr>
              <m:t>(</m:t>
            </m:r>
            <m:r>
              <m:t>X</m:t>
            </m:r>
            <m:r>
              <m:rPr>
                <m:sty m:val="p"/>
              </m:rPr>
              <m:t>)</m:t>
            </m:r>
          </m:e>
        </m:d>
        <m:r>
          <m:t>​</m:t>
        </m:r>
        <m:r>
          <m:rPr>
            <m:sty m:val="p"/>
          </m:rPr>
          <m:t>=</m:t>
        </m:r>
        <m:sSub>
          <m:e>
            <m:r>
              <m:t>μ</m:t>
            </m:r>
          </m:e>
          <m:sub>
            <m:r>
              <m:t>Z</m:t>
            </m:r>
          </m:sub>
        </m:sSub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μ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Y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sSub>
                        <m:e>
                          <m:r>
                            <m:t>m</m:t>
                          </m:r>
                        </m:e>
                        <m:sub>
                          <m:r>
                            <m:t>Z</m:t>
                          </m:r>
                        </m:sub>
                      </m:sSub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sSub>
                            <m:e>
                              <m:r>
                                <m:t>m</m:t>
                              </m:r>
                            </m:e>
                            <m:sub>
                              <m:r>
                                <m:t>Z</m:t>
                              </m:r>
                            </m:sub>
                          </m:sSub>
                          <m:r>
                            <m:rPr>
                              <m:sty m:val="p"/>
                            </m:rPr>
                            <m:t>(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</m:d>
                      <m:r>
                        <m:t>​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means)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m</m:t>
                      </m:r>
                    </m:e>
                    <m:sub>
                      <m:r>
                        <m:t>Y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m</m:t>
                      </m:r>
                    </m:e>
                    <m:sub>
                      <m:r>
                        <m:t>Z</m:t>
                      </m:r>
                    </m:sub>
                  </m:sSub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,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Z</m:t>
                      </m:r>
                      <m:r>
                        <m:rPr>
                          <m:sty m:val="p"/>
                        </m:rPr>
                        <m:t>∣</m:t>
                      </m:r>
                      <m:r>
                        <m:t>X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</m:t>
              </m:r>
              <m:sSub>
                <m:e>
                  <m:r>
                    <m:t>m</m:t>
                  </m:r>
                </m:e>
                <m:sub>
                  <m:r>
                    <m:t>Y</m:t>
                  </m:r>
                </m:sub>
              </m:sSub>
              <m:r>
                <m:rPr>
                  <m:sty m:val="p"/>
                </m:rPr>
                <m:t>,</m:t>
              </m:r>
              <m:sSub>
                <m:e>
                  <m:r>
                    <m:t>m</m:t>
                  </m:r>
                </m:e>
                <m:sub>
                  <m:r>
                    <m:t>Z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Adding the four terms gives the result.</w:t>
      </w:r>
    </w:p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Alternate names include: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covariance decomposition formula</w:t>
      </w:r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conditional covariance formula</w:t>
      </w:r>
      <w:r>
        <w:t xml:space="preserve">.</w:t>
      </w:r>
    </w:p>
    <w:bookmarkStart w:id="76" w:name="lem-cov-xx"/>
    <w:p>
      <w:pPr>
        <w:pStyle w:val="BodyText"/>
      </w:pPr>
      <w:r>
        <w:rPr>
          <w:b/>
          <w:bCs/>
        </w:rPr>
        <w:t xml:space="preserve">Lemma 1 (The covariance of a variable with itself is its variance)</w:t>
      </w:r>
      <w:r>
        <w:t xml:space="preserve"> </w:t>
      </w:r>
      <w:r>
        <w:t xml:space="preserve">For any random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X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</m:oMath>
      </m:oMathPara>
    </w:p>
    <w:bookmarkEnd w:id="7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 the</w:t>
      </w:r>
      <w:r>
        <w:t xml:space="preserve"> </w:t>
      </w:r>
      <w:hyperlink w:anchor="thm-alt-cov">
        <w:r>
          <w:rPr>
            <w:rStyle w:val="Hyperlink"/>
          </w:rPr>
          <w:t xml:space="preserve">alternative formula for covariance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(alternative formula for covariance, with </m:t>
              </m:r>
              <m:r>
                <m:t>Y</m:t>
              </m:r>
              <m:r>
                <m:rPr>
                  <m:sty m:val="p"/>
                </m:rPr>
                <m:t>=</m:t>
              </m:r>
              <m:r>
                <m:t>X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X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sSup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</m:e>
                  </m:d>
                </m:e>
                <m:sup>
                  <m:r>
                    <m:t>2</m:t>
                  </m:r>
                </m:sup>
              </m:sSup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X</m:t>
              </m:r>
              <m:r>
                <m:t>X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(simplified expression for variance)</m:t>
              </m:r>
            </m:e>
          </m:eqArr>
        </m:oMath>
      </m:oMathPara>
    </w:p>
    <w:bookmarkStart w:id="77" w:name="def-cov-vec-x"/>
    <w:p>
      <w:pPr>
        <w:pStyle w:val="FirstParagraph"/>
      </w:pPr>
      <w:r>
        <w:rPr>
          <w:b/>
          <w:bCs/>
        </w:rPr>
        <w:t xml:space="preserve">Definition 15 (Variance/covariance of a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random vector)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dimensional 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</m:eqArr>
        </m:oMath>
      </m:oMathPara>
    </w:p>
    <w:bookmarkEnd w:id="77"/>
    <w:bookmarkStart w:id="78" w:name="thm-vcov-elements"/>
    <w:p>
      <w:pPr>
        <w:pStyle w:val="FirstParagraph"/>
      </w:pPr>
      <w:r>
        <w:rPr>
          <w:b/>
          <w:bCs/>
        </w:rPr>
        <w:t xml:space="preserve">Theorem 8 (Elements of the variance-covariance matrix are pairwise covariances)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  <m:e>
                    <m:r>
                      <m:rPr>
                        <m:sty m:val="p"/>
                      </m:rPr>
                      <m:t>⋱</m:t>
                    </m:r>
                  </m:e>
                  <m:e>
                    <m:r>
                      <m:rPr>
                        <m:sty m:val="p"/>
                      </m:rPr>
                      <m:t>⋮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1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Cov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  <m:r>
                          <m:rPr>
                            <m:sty m:val="p"/>
                          </m:rPr>
                          <m:t>,</m:t>
                        </m:r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2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  <m:e>
                    <m:r>
                      <m:rPr>
                        <m:sty m:val="p"/>
                      </m:rPr>
                      <m:t>⋯</m:t>
                    </m:r>
                  </m:e>
                  <m:e>
                    <m:r>
                      <m:rPr>
                        <m:sty m:val="p"/>
                      </m:rPr>
                      <m:t>Var</m:t>
                    </m:r>
                    <m:r>
                      <m:t>​</m:t>
                    </m:r>
                    <m:d>
                      <m:dPr>
                        <m:begChr m:val="("/>
                        <m:sepChr m:val=""/>
                        <m:endChr m:val=")"/>
                        <m:grow/>
                      </m:dPr>
                      <m:e>
                        <m:sSub>
                          <m:e>
                            <m:r>
                              <m:t>X</m:t>
                            </m:r>
                          </m:e>
                          <m:sub>
                            <m:r>
                              <m:t>p</m:t>
                            </m:r>
                          </m:sub>
                        </m:sSub>
                      </m:e>
                    </m:d>
                    <m:r>
                      <m:t>​</m:t>
                    </m:r>
                  </m:e>
                </m:mr>
              </m:m>
            </m:e>
          </m:d>
        </m:oMath>
      </m:oMathPara>
    </w:p>
    <w:bookmarkEnd w:id="7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Let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t>p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μ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μ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cov-vec-x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m>
                        <m:mPr>
                          <m:baseJc m:val="center"/>
                          <m:plcHide m:val="on"/>
                          <m:mcs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  <m:mc>
                              <m:mcPr>
                                <m:mcJc m:val="center"/>
                                <m:count m:val="1"/>
                              </m:mcPr>
                            </m:mc>
                          </m:mcs>
                        </m:mP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⋱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⋮</m:t>
                            </m:r>
                          </m:e>
                        </m:mr>
                        <m:m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⋯</m:t>
                            </m:r>
                          </m:e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mr>
                      </m:m>
                    </m:e>
                  </m:d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E</m:t>
                        </m:r>
                        <m:r>
                          <m:t>​</m:t>
                        </m:r>
                        <m:d>
                          <m:dPr>
                            <m:begChr m:val="["/>
                            <m:sepChr m:val=""/>
                            <m:endChr m:val="]"/>
                            <m:grow/>
                          </m:dPr>
                          <m:e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  <m:r>
                              <m:rPr>
                                <m:sty m:val="p"/>
                              </m:rPr>
                              <m:t>(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−</m:t>
                            </m:r>
                            <m:sSub>
                              <m:e>
                                <m:r>
                                  <m:t>μ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)</m:t>
                            </m:r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m>
                    <m:mPr>
                      <m:baseJc m:val="center"/>
                      <m:plcHide m:val="on"/>
                      <m:mcs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  <m:mc>
                          <m:mcPr>
                            <m:mcJc m:val="center"/>
                            <m:count m:val="1"/>
                          </m:mcPr>
                        </m:mc>
                      </m:mcs>
                    </m:mPr>
                    <m:mr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  <m:e>
                        <m:r>
                          <m:rPr>
                            <m:sty m:val="p"/>
                          </m:rPr>
                          <m:t>⋱</m:t>
                        </m:r>
                      </m:e>
                      <m:e>
                        <m:r>
                          <m:rPr>
                            <m:sty m:val="p"/>
                          </m:rPr>
                          <m:t>⋮</m:t>
                        </m:r>
                      </m:e>
                    </m:mr>
                    <m:mr>
                      <m:e>
                        <m:r>
                          <m:rPr>
                            <m:sty m:val="p"/>
                          </m:rPr>
                          <m:t>Cov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  <m:r>
                              <m:rPr>
                                <m:sty m:val="p"/>
                              </m:rPr>
                              <m:t>,</m:t>
                            </m:r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1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  <m:e>
                        <m:r>
                          <m:rPr>
                            <m:sty m:val="p"/>
                          </m:rPr>
                          <m:t>⋯</m:t>
                        </m:r>
                      </m:e>
                      <m:e>
                        <m:r>
                          <m:rPr>
                            <m:sty m:val="p"/>
                          </m:rPr>
                          <m:t>Var</m:t>
                        </m:r>
                        <m:r>
                          <m:t>​</m:t>
                        </m:r>
                        <m:d>
                          <m:dPr>
                            <m:begChr m:val="("/>
                            <m:sepChr m:val=""/>
                            <m:endChr m:val=")"/>
                            <m:grow/>
                          </m:dPr>
                          <m:e>
                            <m:sSub>
                              <m:e>
                                <m:r>
                                  <m:t>X</m:t>
                                </m:r>
                              </m:e>
                              <m:sub>
                                <m:r>
                                  <m:t>p</m:t>
                                </m:r>
                              </m:sub>
                            </m:sSub>
                          </m:e>
                        </m:d>
                        <m:r>
                          <m:t>​</m:t>
                        </m:r>
                      </m:e>
                    </m:mr>
                  </m:m>
                </m:e>
              </m:d>
            </m:e>
          </m:eqArr>
        </m:oMath>
      </m:oMathPara>
    </w:p>
    <w:p>
      <w:pPr>
        <w:pStyle w:val="FirstParagraph"/>
      </w:pPr>
      <w:r>
        <w:t xml:space="preserve">where:</w:t>
      </w:r>
    </w:p>
    <w:p>
      <w:pPr>
        <w:pStyle w:val="Compact"/>
        <w:numPr>
          <w:ilvl w:val="0"/>
          <w:numId w:val="1005"/>
        </w:numPr>
      </w:pPr>
      <w:r>
        <w:t xml:space="preserve">the step from the third to fourth line uses the</w:t>
      </w:r>
      <w:r>
        <w:t xml:space="preserve"> </w:t>
      </w:r>
      <w:hyperlink r:id="rId79">
        <w:r>
          <w:rPr>
            <w:rStyle w:val="Hyperlink"/>
          </w:rPr>
          <w:t xml:space="preserve">expectation of a random matrix</w:t>
        </w:r>
      </w:hyperlink>
      <w:r>
        <w:t xml:space="preserve">,</w:t>
      </w:r>
    </w:p>
    <w:p>
      <w:pPr>
        <w:pStyle w:val="Compact"/>
        <w:numPr>
          <w:ilvl w:val="0"/>
          <w:numId w:val="1005"/>
        </w:numPr>
      </w:pPr>
      <w:r>
        <w:t xml:space="preserve">the step from the fourth to fifth line uses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and</w:t>
      </w:r>
    </w:p>
    <w:p>
      <w:pPr>
        <w:pStyle w:val="Compact"/>
        <w:numPr>
          <w:ilvl w:val="0"/>
          <w:numId w:val="1005"/>
        </w:numPr>
      </w:pPr>
      <w:r>
        <w:t xml:space="preserve">the last step uses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80" w:name="thm-vcov-vec"/>
    <w:p>
      <w:pPr>
        <w:pStyle w:val="FirstParagraph"/>
      </w:pPr>
      <w:r>
        <w:rPr>
          <w:b/>
          <w:bCs/>
        </w:rPr>
        <w:t xml:space="preserve">Theorem 9 (Alternate expression for variance of a random vector)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</m:e>
          </m:eqArr>
        </m:oMath>
      </m:oMathPara>
    </w:p>
    <w:bookmarkEnd w:id="8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−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product)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(linearity, element-wise; </m:t>
              </m:r>
              <m:r>
                <m:rPr>
                  <m:sty m:val="p"/>
                </m:rPr>
                <m:t>E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rPr>
                  <m:nor/>
                  <m:sty m:val="p"/>
                </m:rPr>
                <m:t> is constant)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−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E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sSup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(combine like terms)</m:t>
              </m:r>
            </m:e>
          </m:eqArr>
        </m:oMath>
      </m:oMathPara>
    </w:p>
    <w:bookmarkStart w:id="81" w:name="thm-var-lincom"/>
    <w:p>
      <w:pPr>
        <w:pStyle w:val="FirstParagraph"/>
      </w:pPr>
      <w:r>
        <w:rPr>
          <w:b/>
          <w:bCs/>
        </w:rPr>
        <w:t xml:space="preserve">Theorem 10 (Variance of a linear combination)</w:t>
      </w:r>
      <w:r>
        <w:t xml:space="preserve"> </w:t>
      </w:r>
      <w:r>
        <w:t xml:space="preserve">For any vector of random variables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 corresponding 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the variance of their linear combination is: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  <m:r>
                    <m:rPr>
                      <m:sty m:val="p"/>
                    </m:rPr>
                    <m:t>⋅</m:t>
                  </m:r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</m:e>
          </m:eqArr>
        </m:oMath>
      </m:oMathPara>
    </w:p>
    <w:bookmarkEnd w:id="81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Treat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as</w:t>
      </w:r>
      <w:r>
        <w:t xml:space="preserve"> </w:t>
      </w:r>
      <m:oMath>
        <m:r>
          <m:t>n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column vectors,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rPr>
                  <m:sty m:val="p"/>
                </m:rPr>
                <m:t>⋅</m:t>
              </m:r>
              <m:acc>
                <m:accPr>
                  <m:chr m:val="̃"/>
                </m:accPr>
                <m:e>
                  <m:r>
                    <m:t>X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>
                    <m:e>
                      <m:r>
                        <m:t>a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 scalar.</w:t>
      </w:r>
      <w:r>
        <w:t xml:space="preserve"> </w:t>
      </w:r>
      <w:r>
        <w:t xml:space="preserve">By linearity of expectation,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acc>
                  <m:accPr>
                    <m:chr m:val="̃"/>
                  </m:accPr>
                  <m:e>
                    <m:r>
                      <m:t>a</m:t>
                    </m:r>
                  </m:e>
                </m:acc>
              </m:e>
              <m:sup>
                <m:r>
                  <m:rPr>
                    <m:sty m:val="p"/>
                  </m:rPr>
                  <m:t>⊤</m:t>
                </m:r>
              </m:sup>
            </m:sSup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r>
          <m:t> </m:t>
        </m:r>
        <m:r>
          <m:rPr>
            <m:sty m:val="p"/>
          </m:rPr>
          <m:t>E</m:t>
        </m:r>
        <m:acc>
          <m:accPr>
            <m:chr m:val="̃"/>
          </m:accPr>
          <m:e>
            <m:r>
              <m:t>X</m:t>
            </m:r>
          </m:e>
        </m:acc>
      </m:oMath>
      <w:r>
        <w:t xml:space="preserve">, so: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sSup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a</m:t>
                              </m:r>
                            </m:e>
                          </m:acc>
                        </m:e>
                        <m:sup>
                          <m:r>
                            <m:rPr>
                              <m:sty m:val="p"/>
                            </m:rPr>
                            <m:t>⊤</m:t>
                          </m:r>
                        </m:sup>
                      </m:sSup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(factor out 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acc>
                        <m:accPr>
                          <m:chr m:val="̃"/>
                        </m:accPr>
                        <m:e>
                          <m:r>
                            <m:t>a</m:t>
                          </m:r>
                        </m:e>
                      </m:acc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scalar equals its transpose, so </m:t>
              </m:r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=</m:t>
              </m:r>
              <m:r>
                <m:t>s</m:t>
              </m:r>
              <m:r>
                <m:t> </m:t>
              </m:r>
              <m:sSup>
                <m:e>
                  <m:r>
                    <m:t>s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acc>
                        <m:accPr>
                          <m:chr m:val="̃"/>
                        </m:accPr>
                        <m:e>
                          <m:r>
                            <m:t>X</m:t>
                          </m:r>
                        </m:e>
                      </m:acc>
                    </m:e>
                  </m:d>
                  <m:r>
                    <m:t>​</m:t>
                  </m:r>
                  <m:sSup>
                    <m:e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sty m:val="p"/>
                            </m:rPr>
                            <m:t>E</m:t>
                          </m:r>
                          <m:acc>
                            <m:accPr>
                              <m:chr m:val="̃"/>
                            </m:accPr>
                            <m:e>
                              <m:r>
                                <m:t>X</m:t>
                              </m:r>
                            </m:e>
                          </m:acc>
                        </m:e>
                      </m:d>
                      <m:r>
                        <m:t>​</m:t>
                      </m:r>
                    </m:e>
                    <m:sup>
                      <m:r>
                        <m:rPr>
                          <m:sty m:val="p"/>
                        </m:rPr>
                        <m:t>⊤</m:t>
                      </m:r>
                    </m:sup>
                  </m:sSup>
                </m:e>
              </m:d>
              <m:r>
                <m:t>​</m:t>
              </m:r>
              <m:r>
                <m:t> 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expectation, element-wise)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random vector)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j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a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</m:e>
              </m:nary>
              <m:sSub>
                <m:e>
                  <m:r>
                    <m:t>a</m:t>
                  </m:r>
                </m:e>
                <m:sub>
                  <m:r>
                    <m:t>j</m:t>
                  </m:r>
                </m:sub>
              </m:sSub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quadratic form, using the elements of 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bookmarkStart w:id="82" w:name="cor-var-lincom2"/>
    <w:p>
      <w:pPr>
        <w:pStyle w:val="FirstParagraph"/>
      </w:pPr>
      <w:r>
        <w:rPr>
          <w:b/>
          <w:bCs/>
        </w:rPr>
        <w:t xml:space="preserve">Corollary 2 (Variance of a sum of two random variables)</w:t>
      </w:r>
      <w:r>
        <w:t xml:space="preserve"> </w:t>
      </w:r>
      <w:r>
        <w:t xml:space="preserve">For any two random variables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and scalars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a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sSup>
            <m:e>
              <m:r>
                <m:t>b</m:t>
              </m:r>
            </m:e>
            <m:sup>
              <m:r>
                <m:t>2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t>2</m:t>
          </m:r>
          <m:r>
            <m:rPr>
              <m:sty m:val="p"/>
            </m:rPr>
            <m:t>(</m:t>
          </m:r>
          <m:r>
            <m:t>a</m:t>
          </m:r>
          <m:r>
            <m:rPr>
              <m:sty m:val="p"/>
            </m:rPr>
            <m:t>⋅</m:t>
          </m:r>
          <m:r>
            <m:t>b</m:t>
          </m:r>
          <m:r>
            <m:rPr>
              <m:sty m:val="p"/>
            </m:rPr>
            <m:t>)</m:t>
          </m:r>
          <m:r>
            <m:rPr>
              <m:sty m:val="p"/>
            </m:rPr>
            <m:t>Cov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</m:oMath>
      </m:oMathPara>
    </w:p>
    <w:bookmarkEnd w:id="82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Apply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X</m:t>
        </m:r>
      </m:oMath>
      <w:r>
        <w:t xml:space="preserve">, and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r>
          <m:t>Y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a</m:t>
              </m:r>
              <m:r>
                <m:t>b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</m:e>
          </m:eqArr>
        </m:oMath>
      </m:oMathPara>
    </w:p>
    <w:p>
      <w:pPr>
        <w:pStyle w:val="FirstParagraph"/>
      </w:pPr>
      <w:r>
        <w:t xml:space="preserve">Alternatively, by linearity of expectation: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a</m:t>
                  </m:r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a</m:t>
                          </m:r>
                          <m:r>
                            <m:t>X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a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X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Y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sty m:val="p"/>
                        </m:rPr>
                        <m:t>E</m:t>
                      </m:r>
                      <m:r>
                        <m:t>​</m:t>
                      </m:r>
                      <m:d>
                        <m:dPr>
                          <m:begChr m:val="["/>
                          <m:sepChr m:val=""/>
                          <m:endChr m:val="]"/>
                          <m:grow/>
                        </m:dPr>
                        <m:e>
                          <m:r>
                            <m:t>Y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)</m:t>
                      </m:r>
                    </m:e>
                  </m:d>
                  <m:sSup>
                    <m:e>
                      <m:r>
                        <m:t>​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p>
                    <m:e>
                      <m:r>
                        <m:t>a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(</m:t>
                  </m:r>
                  <m:r>
                    <m:t>a</m:t>
                  </m:r>
                  <m:r>
                    <m:rPr>
                      <m:sty m:val="p"/>
                    </m:rPr>
                    <m:t>⋅</m:t>
                  </m:r>
                  <m:r>
                    <m:t>b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sSup>
                    <m:e>
                      <m:r>
                        <m:t>b</m:t>
                      </m:r>
                    </m:e>
                    <m:sup>
                      <m:r>
                        <m:t>2</m:t>
                      </m:r>
                    </m:sup>
                  </m:sSup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(expand the 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X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(linearity of expectation)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a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⋅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b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(definitions of variance and covariance)</m:t>
              </m:r>
            </m:e>
          </m:eqArr>
        </m:oMath>
      </m:oMathPara>
    </w:p>
    <w:bookmarkStart w:id="83" w:name="cor-var-sum-indpt"/>
    <w:p>
      <w:pPr>
        <w:pStyle w:val="FirstParagraph"/>
      </w:pPr>
      <w:r>
        <w:rPr>
          <w:b/>
          <w:bCs/>
        </w:rPr>
        <w:t xml:space="preserve">Corollary 3 (Variance of a sum of independent random variables)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are</w:t>
      </w:r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,</w:t>
      </w:r>
      <w:r>
        <w:t xml:space="preserve"> </w:t>
      </w:r>
      <w:r>
        <w:t xml:space="preserve">each discrete or continuous,</w:t>
      </w:r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Y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, then: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+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=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</m:e>
          </m:d>
          <m:r>
            <m:t>​</m:t>
          </m:r>
          <m:r>
            <m:rPr>
              <m:sty m:val="p"/>
            </m:rPr>
            <m:t>+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Y</m:t>
              </m:r>
            </m:e>
          </m:d>
          <m:r>
            <m:t>​</m:t>
          </m:r>
        </m:oMath>
      </m:oMathPara>
    </w:p>
    <w:bookmarkEnd w:id="83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b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: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+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(simplify)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rPr>
          <w:i/>
          <w:iCs/>
        </w:rPr>
        <w:t xml:space="preserve">Remark</w:t>
      </w:r>
      <w:r>
        <w:t xml:space="preserve">.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is why two variables’ covariance matters for combining them:</w:t>
      </w:r>
      <w:r>
        <w:t xml:space="preserve"> </w:t>
      </w:r>
      <w:r>
        <w:t xml:space="preserve">the covariance term is what separates the variance of their sum</w:t>
      </w:r>
      <w:r>
        <w:t xml:space="preserve"> </w:t>
      </w:r>
      <w:r>
        <w:t xml:space="preserve">from the sum of their variances,</w:t>
      </w:r>
      <w:r>
        <w:t xml:space="preserve"> </w:t>
      </w:r>
      <w:r>
        <w:t xml:space="preserve">and</w:t>
      </w:r>
      <w:r>
        <w:t xml:space="preserve"> </w:t>
      </w:r>
      <w:hyperlink w:anchor="cor-var-sum-indpt">
        <w:r>
          <w:rPr>
            <w:rStyle w:val="Hyperlink"/>
          </w:rPr>
          <w:t xml:space="preserve">Corollary 3</w:t>
        </w:r>
      </w:hyperlink>
      <w:r>
        <w:t xml:space="preserve"> </w:t>
      </w:r>
      <w:r>
        <w:t xml:space="preserve">is the case where that term is 0.</w:t>
      </w:r>
    </w:p>
    <w:bookmarkStart w:id="86" w:name="thm-vcov-psd"/>
    <w:p>
      <w:pPr>
        <w:pStyle w:val="BodyText"/>
      </w:pPr>
      <w:r>
        <w:rPr>
          <w:b/>
          <w:bCs/>
        </w:rPr>
        <w:t xml:space="preserve">Theorem 11 (A variance matrix is symmetric and positive semidefinite)</w:t>
      </w:r>
      <w:r>
        <w:t xml:space="preserve"> </w:t>
      </w:r>
      <w:r>
        <w:t xml:space="preserve">For a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random vector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with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84">
        <w:r>
          <w:rPr>
            <w:rStyle w:val="Hyperlink"/>
          </w:rPr>
          <w:t xml:space="preserve">symmetric</w:t>
        </w:r>
      </w:hyperlink>
      <w:r>
        <w:t xml:space="preserve"> </w:t>
      </w:r>
      <w:r>
        <w:t xml:space="preserve">and</w:t>
      </w:r>
      <w:r>
        <w:t xml:space="preserve"> </w:t>
      </w:r>
      <w:hyperlink r:id="rId85">
        <w:r>
          <w:rPr>
            <w:rStyle w:val="Hyperlink"/>
          </w:rPr>
          <w:t xml:space="preserve">positive semidefinite</w:t>
        </w:r>
      </w:hyperlink>
      <w:r>
        <w:t xml:space="preserve">:</w:t>
      </w:r>
      <w:r>
        <w:t xml:space="preserve"> </w:t>
      </w:r>
      <w:r>
        <w:t xml:space="preserve">for every</w:t>
      </w:r>
      <w:r>
        <w:t xml:space="preserve"> </w:t>
      </w:r>
      <m:oMath>
        <m:r>
          <m:t>p</m:t>
        </m:r>
        <m:r>
          <m:rPr>
            <m:sty m:val="p"/>
          </m:rPr>
          <m:t>×</m:t>
        </m:r>
        <m:r>
          <m:t>1</m:t>
        </m:r>
      </m:oMath>
      <w:r>
        <w:t xml:space="preserve"> </w:t>
      </w:r>
      <w:r>
        <w:t xml:space="preserve">vector of constants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acc>
                <m:accPr>
                  <m:chr m:val="̃"/>
                </m:accPr>
                <m:e>
                  <m:r>
                    <m:t>a</m:t>
                  </m:r>
                </m:e>
              </m:acc>
            </m:e>
            <m:sup>
              <m:r>
                <m:rPr>
                  <m:sty m:val="p"/>
                </m:rPr>
                <m:t>⊤</m:t>
              </m:r>
            </m:sup>
          </m:sSup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acc>
            <m:accPr>
              <m:chr m:val="̃"/>
            </m:accPr>
            <m:e>
              <m:r>
                <m:t>a</m:t>
              </m:r>
            </m:e>
          </m:acc>
          <m:r>
            <m:rPr>
              <m:sty m:val="p"/>
            </m:rPr>
            <m:t>≥</m:t>
          </m:r>
          <m:r>
            <m:t>0</m:t>
          </m:r>
        </m:oMath>
      </m:oMathPara>
    </w:p>
    <w:bookmarkEnd w:id="86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and by</w:t>
      </w:r>
      <w:r>
        <w:t xml:space="preserve"> </w:t>
      </w:r>
      <w:hyperlink w:anchor="def-cov">
        <w:r>
          <w:rPr>
            <w:rStyle w:val="Hyperlink"/>
          </w:rPr>
          <w:t xml:space="preserve">Definition 11</w:t>
        </w:r>
      </w:hyperlink>
      <w:r>
        <w:t xml:space="preserve">, with</w:t>
      </w:r>
      <w:r>
        <w:t xml:space="preserve"> </w:t>
      </w:r>
      <m:oMath>
        <m:sSub>
          <m:e>
            <m:r>
              <m:t>μ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μ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(multiplication of numbers is commutative)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Cov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j</m:t>
                      </m:r>
                    </m:sub>
                  </m:sSub>
                  <m:r>
                    <m:rPr>
                      <m:sty m:val="p"/>
                    </m:rPr>
                    <m:t>,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covariance)</m:t>
              </m:r>
            </m:e>
          </m:eqArr>
        </m:oMath>
      </m:oMathPara>
    </w:p>
    <w:p>
      <w:pPr>
        <w:pStyle w:val="FirstParagraph"/>
      </w:pPr>
      <w:r>
        <w:t xml:space="preserve">so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and</w:t>
      </w:r>
      <w:r>
        <w:t xml:space="preserve"> </w:t>
      </w:r>
      <m:oMath>
        <m:r>
          <m:rPr>
            <m:sty m:val="p"/>
          </m:rPr>
          <m:t>(</m:t>
        </m:r>
        <m:r>
          <m:t>j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elements are equal,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symmetric.</w:t>
      </w:r>
    </w:p>
    <w:p>
      <w:pPr>
        <w:pStyle w:val="BodyText"/>
      </w:pPr>
      <w:r>
        <w:t xml:space="preserve">For positive semidefiniteness, let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sSup>
          <m:e>
            <m:acc>
              <m:accPr>
                <m:chr m:val="̃"/>
              </m:accPr>
              <m:e>
                <m:r>
                  <m:t>a</m:t>
                </m:r>
              </m:e>
            </m:acc>
          </m:e>
          <m:sup>
            <m:r>
              <m:rPr>
                <m:sty m:val="p"/>
              </m:rPr>
              <m:t>⊤</m:t>
            </m:r>
          </m:sup>
        </m:sSup>
        <m:acc>
          <m:accPr>
            <m:chr m:val="̃"/>
          </m:accPr>
          <m:e>
            <m:r>
              <m:t>X</m:t>
            </m:r>
          </m:e>
        </m:acc>
      </m:oMath>
      <w:r>
        <w:t xml:space="preserve">. Then: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linear combination)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Y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E</m:t>
                  </m:r>
                  <m:r>
                    <m:t>​</m:t>
                  </m:r>
                  <m:d>
                    <m:dPr>
                      <m:begChr m:val="["/>
                      <m:sepChr m:val=""/>
                      <m:endChr m:val="]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variance)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0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Y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is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.</w:t>
      </w:r>
      <w:r>
        <w:t xml:space="preserve"> </w:t>
      </w:r>
      <w:r>
        <w:t xml:space="preserve">The last step holds because a random variable that is never negative</w:t>
      </w:r>
      <w:r>
        <w:t xml:space="preserve"> </w:t>
      </w:r>
      <w:r>
        <w:t xml:space="preserve">has a non-negative expectation:</w:t>
      </w:r>
      <w:r>
        <w:t xml:space="preserve"> </w:t>
      </w:r>
      <w:r>
        <w:t xml:space="preserve">in the discrete and continuous cases of the</w:t>
      </w:r>
      <w:r>
        <w:t xml:space="preserve"> </w:t>
      </w:r>
      <w:hyperlink r:id="rId11">
        <w:r>
          <w:rPr>
            <w:rStyle w:val="Hyperlink"/>
          </w:rPr>
          <w:t xml:space="preserve">definition of expectation</w:t>
        </w:r>
      </w:hyperlink>
      <w:r>
        <w:t xml:space="preserve">,</w:t>
      </w:r>
      <w:r>
        <w:t xml:space="preserve"> </w:t>
      </w:r>
      <w:r>
        <w:t xml:space="preserve">every term of the sum, or the integrand, is non-negative</w:t>
      </w:r>
      <w:r>
        <w:t xml:space="preserve"> </w:t>
      </w:r>
      <w:r>
        <w:t xml:space="preserve">(for the general case, see</w:t>
      </w:r>
      <w:r>
        <w:t xml:space="preserve"> </w:t>
      </w:r>
      <w:r>
        <w:t xml:space="preserve">Billingsley (1995)</w:t>
      </w:r>
      <w:r>
        <w:t xml:space="preserve">).</w:t>
      </w:r>
    </w:p>
    <w:bookmarkStart w:id="87" w:name="exm-vcov-psd"/>
    <w:p>
      <w:pPr>
        <w:pStyle w:val="BodyText"/>
      </w:pPr>
      <w:r>
        <w:rPr>
          <w:b/>
          <w:bCs/>
        </w:rPr>
        <w:t xml:space="preserve">Example 16 (Two variance matrices that differ only in sign)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and let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 </w:t>
      </w:r>
      <w:r>
        <w:t xml:space="preserve">be equally likely to be each of the four points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D</m:t>
              </m:r>
            </m:e>
            <m:sub>
              <m:r>
                <m:t>2</m:t>
              </m:r>
            </m:sub>
          </m:sSub>
          <m:r>
            <m:rPr>
              <m:sty m:val="p"/>
            </m:rPr>
            <m:t>=</m:t>
          </m:r>
          <m:r>
            <m:t>​</m:t>
          </m:r>
          <m:d>
            <m:dPr>
              <m:begChr m:val="{"/>
              <m:sepChr m:val=""/>
              <m:endChr m:val="}"/>
              <m:grow/>
            </m:dPr>
            <m:e>
              <m:r>
                <m:rPr>
                  <m:sty m:val="p"/>
                </m:rPr>
                <m:t>(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  <m:r>
                <m:t> 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5</m:t>
              </m:r>
              <m:r>
                <m:rPr>
                  <m:sty m:val="p"/>
                </m:rPr>
                <m:t>,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</m:e>
          </m:d>
          <m:r>
            <m:t>​</m:t>
          </m:r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sets have first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rPr>
                <m:sty m:val="p"/>
              </m:rPr>
              <m:t>−</m:t>
            </m:r>
            <m:r>
              <m:t>5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0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</m:oMath>
      <w:r>
        <w:t xml:space="preserve"> </w:t>
      </w:r>
      <w:r>
        <w:t xml:space="preserve">and second coordinates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25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0</m:t>
              </m:r>
              <m:r>
                <m:rPr>
                  <m:sty m:val="p"/>
                </m:rPr>
                <m:t>+</m:t>
              </m:r>
              <m:r>
                <m:t>25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/</m:t>
              </m:r>
              <m:r>
                <m:t>4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 likewise for</w:t>
      </w:r>
      <w:r>
        <w:t xml:space="preserve"> </w:t>
      </w:r>
      <m:oMath>
        <m:sSup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  <m:sup>
            <m:r>
              <m:rPr>
                <m:sty m:val="p"/>
              </m:rPr>
              <m:t>′</m:t>
            </m:r>
          </m:sup>
        </m:sSup>
      </m:oMath>
      <w:r>
        <w:t xml:space="preserve">.</w:t>
      </w:r>
      <w:r>
        <w:t xml:space="preserve"> </w:t>
      </w:r>
      <w:r>
        <w:t xml:space="preserve">They differ in the products of the coordinates: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E</m:t>
              </m:r>
              <m:r>
                <m:t>​</m:t>
              </m:r>
              <m:d>
                <m:dPr>
                  <m:begChr m:val="["/>
                  <m:sepChr m:val=""/>
                  <m:endChr m:val="]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0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5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4</m:t>
                  </m:r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means are 0,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 </w:t>
      </w:r>
      <w:r>
        <w:t xml:space="preserve">and</w:t>
      </w:r>
      <w:r>
        <w:t xml:space="preserve"> </w:t>
      </w:r>
      <w:hyperlink w:anchor="thm-alt-cov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</m:mr>
                <m:mr>
                  <m:e>
                    <m:r>
                      <m:rPr>
                        <m:sty m:val="p"/>
                      </m:rPr>
                      <m:t>−</m:t>
                    </m:r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,</m:t>
          </m:r>
          <m:r>
            <m:t>  </m:t>
          </m:r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sSup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′</m:t>
                  </m:r>
                </m:sup>
              </m:sSup>
            </m:e>
          </m:d>
          <m:r>
            <m:t>​</m:t>
          </m:r>
          <m:r>
            <m:rPr>
              <m:sty m:val="p"/>
            </m:rPr>
            <m:t>=</m:t>
          </m:r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12.5</m:t>
                    </m:r>
                  </m:e>
                  <m:e>
                    <m:r>
                      <m:t>2.5</m:t>
                    </m:r>
                  </m:e>
                </m:mr>
                <m:mr>
                  <m:e>
                    <m:r>
                      <m:t>2.5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Both are symmetric.</w:t>
      </w:r>
      <w:r>
        <w:t xml:space="preserve"> </w:t>
      </w:r>
      <w:hyperlink w:anchor="thm-var-lincom">
        <w:r>
          <w:rPr>
            <w:rStyle w:val="Hyperlink"/>
          </w:rPr>
          <w:t xml:space="preserve">Theorem 10</w:t>
        </w:r>
      </w:hyperlink>
      <w:r>
        <w:t xml:space="preserve"> </w:t>
      </w: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and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gives: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+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−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</m:e>
            <m:e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+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Sup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  <m:r>
                    <m:rPr>
                      <m:sty m:val="p"/>
                    </m:rPr>
                    <m:t>−</m:t>
                  </m:r>
                  <m:sSubSup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  <m:sup>
                      <m:r>
                        <m:rPr>
                          <m:sty m:val="p"/>
                        </m:rPr>
                        <m:t>′</m:t>
                      </m:r>
                    </m:sup>
                  </m:sSubSup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12.5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2.5</m:t>
              </m:r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18.5</m:t>
              </m:r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8.5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As a check,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+</m:t>
        </m:r>
        <m:sSub>
          <m:e>
            <m:r>
              <m:t>X</m:t>
            </m:r>
          </m:e>
          <m:sub>
            <m:r>
              <m:t>2</m:t>
            </m:r>
          </m:sub>
        </m:sSub>
      </m:oMath>
      <w:r>
        <w:t xml:space="preserve"> </w:t>
      </w:r>
      <w:r>
        <w:t xml:space="preserve">takes the values</w:t>
      </w:r>
      <w:r>
        <w:t xml:space="preserve"> </w:t>
      </w:r>
      <m:oMath>
        <m:r>
          <m:rPr>
            <m:sty m:val="p"/>
          </m:rPr>
          <m:t>−</m:t>
        </m:r>
        <m:r>
          <m:t>4</m:t>
        </m:r>
        <m:r>
          <m:rPr>
            <m:sty m:val="p"/>
          </m:rPr>
          <m:t>,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,</m:t>
        </m:r>
        <m:r>
          <m:t>4</m:t>
        </m:r>
      </m:oMath>
      <w:r>
        <w:t xml:space="preserve">,</w:t>
      </w:r>
      <w:r>
        <w:t xml:space="preserve"> </w:t>
      </w:r>
      <w:r>
        <w:t xml:space="preserve">each with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4</m:t>
        </m:r>
      </m:oMath>
      <w:r>
        <w:t xml:space="preserve">,</w:t>
      </w:r>
      <w:r>
        <w:t xml:space="preserve"> </w:t>
      </w:r>
      <w:r>
        <w:t xml:space="preserve">so its mean is 0 and its variance is</w:t>
      </w:r>
      <w:r>
        <w:t xml:space="preserve"> </w:t>
      </w:r>
      <m:oMath>
        <m:r>
          <m:rPr>
            <m:sty m:val="p"/>
          </m:rPr>
          <m:t>(</m:t>
        </m:r>
        <m:r>
          <m:t>16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+</m:t>
        </m:r>
        <m:r>
          <m:t>16</m:t>
        </m:r>
        <m:r>
          <m:rPr>
            <m:sty m:val="p"/>
          </m:rPr>
          <m:t>)</m:t>
        </m:r>
        <m:r>
          <m:rPr>
            <m:sty m:val="p"/>
          </m:rPr>
          <m:t>/</m:t>
        </m:r>
        <m:r>
          <m:t>4</m:t>
        </m:r>
        <m:r>
          <m:rPr>
            <m:sty m:val="p"/>
          </m:rPr>
          <m:t>=</m:t>
        </m:r>
        <m:r>
          <m:t>8.5</m:t>
        </m:r>
      </m:oMath>
      <w:r>
        <w:t xml:space="preserve">.</w:t>
      </w:r>
    </w:p>
    <w:bookmarkEnd w:id="87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The two sets of points have the same spread along each coordinate axis,</w:t>
      </w:r>
      <w:r>
        <w:t xml:space="preserve"> </w:t>
      </w:r>
      <w:r>
        <w:t xml:space="preserve">so the diagonals of their variance matrices agree.</w:t>
      </w:r>
      <w:r>
        <w:t xml:space="preserve"> </w:t>
      </w:r>
      <w:r>
        <w:t xml:space="preserve">The sign of the covariance says which diagonal direction,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or</w:t>
      </w:r>
      <w:r>
        <w:t xml:space="preserve"> </w:t>
      </w:r>
      <m:oMath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  <w:r>
        <w:t xml:space="preserve"> </w:t>
      </w:r>
      <w:r>
        <w:t xml:space="preserve">has the larger spread.</w:t>
      </w:r>
    </w:p>
    <w:bookmarkStart w:id="91" w:name="exm-vcov-singular"/>
    <w:p>
      <w:pPr>
        <w:pStyle w:val="BodyText"/>
      </w:pPr>
      <w:r>
        <w:rPr>
          <w:b/>
          <w:bCs/>
        </w:rPr>
        <w:t xml:space="preserve">Example 17 (A variance matrix that is not positive definite)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have variance</w:t>
      </w:r>
      <w:r>
        <w:t xml:space="preserve"> </w:t>
      </w:r>
      <m:oMath>
        <m:sSup>
          <m:e>
            <m:r>
              <m:t>σ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0</m:t>
        </m:r>
      </m:oMath>
      <w:r>
        <w:t xml:space="preserve">, and let</w:t>
      </w:r>
      <w:r>
        <w:t xml:space="preserve"> </w:t>
      </w:r>
      <m:oMath>
        <m:sSub>
          <m:e>
            <m:r>
              <m:t>X</m:t>
            </m:r>
          </m:e>
          <m:sub>
            <m:r>
              <m:t>2</m:t>
            </m:r>
          </m:sub>
        </m:sSub>
        <m:r>
          <m:rPr>
            <m:sty m:val="p"/>
          </m:rPr>
          <m:t>=</m:t>
        </m:r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Every covariance in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2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sSup>
          <m:e>
            <m:r>
              <m:t>σ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), so: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Var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̃"/>
                </m:accPr>
                <m:e>
                  <m:r>
                    <m:t>X</m:t>
                  </m:r>
                </m:e>
              </m:acc>
            </m:e>
          </m:d>
          <m:r>
            <m:t>​</m:t>
          </m:r>
          <m:r>
            <m:rPr>
              <m:sty m:val="p"/>
            </m:rPr>
            <m:t>=</m:t>
          </m:r>
          <m:sSup>
            <m:e>
              <m:r>
                <m:t>σ</m:t>
              </m:r>
            </m:e>
            <m:sup>
              <m:r>
                <m:t>2</m:t>
              </m:r>
            </m:sup>
          </m:sSup>
          <m:d>
            <m:dPr>
              <m:begChr m:val="("/>
              <m:sepChr m:val=""/>
              <m:endChr m:val=")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center"/>
                        <m:count m:val="1"/>
                      </m:mcPr>
                    </m:mc>
                    <m:mc>
                      <m:mcPr>
                        <m:mcJc m:val="center"/>
                        <m:count m:val="1"/>
                      </m:mcPr>
                    </m:mc>
                  </m:mcs>
                </m:mP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  <m:mr>
                  <m:e>
                    <m:r>
                      <m:t>1</m:t>
                    </m:r>
                  </m:e>
                  <m:e>
                    <m:r>
                      <m:t>1</m:t>
                    </m:r>
                  </m:e>
                </m:mr>
              </m:m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With</w:t>
      </w:r>
      <w:r>
        <w:t xml:space="preserve"> </w:t>
      </w:r>
      <m:oMath>
        <m:acc>
          <m:accPr>
            <m:chr m:val="̃"/>
          </m:accPr>
          <m:e>
            <m:r>
              <m:t>a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acc>
                    <m:accPr>
                      <m:chr m:val="̃"/>
                    </m:accPr>
                    <m:e>
                      <m:r>
                        <m:t>a</m:t>
                      </m:r>
                    </m:e>
                  </m:acc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̃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  <m:acc>
                <m:accPr>
                  <m:chr m:val="̃"/>
                </m:accPr>
                <m:e>
                  <m:r>
                    <m:t>a</m:t>
                  </m:r>
                </m:e>
              </m:acc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1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sSub>
                    <m:e>
                      <m:r>
                        <m:t>X</m:t>
                      </m:r>
                    </m:e>
                    <m:sub>
                      <m:r>
                        <m:t>2</m:t>
                      </m:r>
                    </m:sub>
                  </m:sSub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0</m:t>
                  </m:r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 positive semidefinite</w:t>
      </w:r>
      <w:r>
        <w:t xml:space="preserve"> </w:t>
      </w:r>
      <w:r>
        <w:t xml:space="preserve">but not</w:t>
      </w:r>
      <w:r>
        <w:t xml:space="preserve"> </w:t>
      </w:r>
      <w:hyperlink r:id="rId88">
        <w:r>
          <w:rPr>
            <w:rStyle w:val="Hyperlink"/>
          </w:rPr>
          <w:t xml:space="preserve">positive definite</w:t>
        </w:r>
      </w:hyperlink>
      <w:r>
        <w:t xml:space="preserve"> </w:t>
      </w:r>
      <w:r>
        <w:t xml:space="preserve">(compare</w:t>
      </w:r>
      <w:r>
        <w:t xml:space="preserve"> </w:t>
      </w:r>
      <w:hyperlink r:id="rId89">
        <w:r>
          <w:rPr>
            <w:rStyle w:val="Hyperlink"/>
          </w:rPr>
          <w:t xml:space="preserve">this example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is continuous,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</m:oMath>
      <w:r>
        <w:t xml:space="preserve"> </w:t>
      </w:r>
      <w:r>
        <w:t xml:space="preserve">has no</w:t>
      </w:r>
      <w:r>
        <w:t xml:space="preserve"> </w:t>
      </w:r>
      <w:hyperlink r:id="rId90">
        <w:r>
          <w:rPr>
            <w:rStyle w:val="Hyperlink"/>
          </w:rPr>
          <w:t xml:space="preserve">joint density</w:t>
        </w:r>
      </w:hyperlink>
      <w:r>
        <w:t xml:space="preserve">.</w:t>
      </w:r>
    </w:p>
    <w:bookmarkEnd w:id="91"/>
    <w:bookmarkStart w:id="93" w:name="cor-vcov-indpt-diagonal"/>
    <w:p>
      <w:pPr>
        <w:pStyle w:val="BodyText"/>
      </w:pPr>
      <w:r>
        <w:rPr>
          <w:b/>
          <w:bCs/>
        </w:rPr>
        <w:t xml:space="preserve">Corollary 4 (Independent components give a diagonal variance matrix)</w:t>
      </w:r>
      <w:r>
        <w:t xml:space="preserve"> </w:t>
      </w:r>
      <w:r>
        <w:t xml:space="preserve">Let</w:t>
      </w:r>
      <w:r>
        <w:t xml:space="preserve"> </w:t>
      </w:r>
      <m:oMath>
        <m:acc>
          <m:accPr>
            <m:chr m:val="̃"/>
          </m:accPr>
          <m:e>
            <m:r>
              <m:t>X</m:t>
            </m:r>
          </m:e>
        </m:acc>
        <m:r>
          <m:rPr>
            <m:sty m:val="p"/>
          </m:rPr>
          <m:t>=</m:t>
        </m:r>
        <m:sSup>
          <m:e>
            <m:r>
              <m:rPr>
                <m:sty m:val="p"/>
              </m:rPr>
              <m:t>(</m:t>
            </m:r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be a random vector</w:t>
      </w:r>
      <w:r>
        <w:t xml:space="preserve"> </w:t>
      </w:r>
      <w:r>
        <w:t xml:space="preserve">whose components are each discrete or continuous,</w:t>
      </w:r>
      <w:r>
        <w:t xml:space="preserve"> </w:t>
      </w:r>
      <w:r>
        <w:t xml:space="preserve">with:</w:t>
      </w:r>
    </w:p>
    <w:p>
      <w:pPr>
        <w:pStyle w:val="Compact"/>
        <w:numPr>
          <w:ilvl w:val="0"/>
          <w:numId w:val="1006"/>
        </w:numPr>
      </w:pP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bSup>
              <m:e>
                <m:r>
                  <m:t>X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d>
        <m:r>
          <m:t>​</m:t>
        </m:r>
        <m:r>
          <m:rPr>
            <m:sty m:val="p"/>
          </m:rPr>
          <m:t>&lt;</m:t>
        </m:r>
        <m:r>
          <m:rPr>
            <m:sty m:val="p"/>
          </m:rPr>
          <m:t>∞</m:t>
        </m:r>
      </m:oMath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</m:oMath>
      <w:r>
        <w:t xml:space="preserve">, and</w:t>
      </w:r>
    </w:p>
    <w:p>
      <w:pPr>
        <w:pStyle w:val="Compact"/>
        <w:numPr>
          <w:ilvl w:val="0"/>
          <w:numId w:val="1006"/>
        </w:numPr>
      </w:pP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hyperlink r:id="rId61">
        <w:r>
          <w:rPr>
            <w:rStyle w:val="Hyperlink"/>
          </w:rPr>
          <w:t xml:space="preserve">independent</w:t>
        </w:r>
      </w:hyperlink>
      <w:r>
        <w:t xml:space="preserve"> </w:t>
      </w:r>
      <w:r>
        <w:t xml:space="preserve">for every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.</w:t>
      </w:r>
    </w:p>
    <w:p>
      <w:pPr>
        <w:pStyle w:val="FirstParagraph"/>
      </w:pPr>
      <w:r>
        <w:t xml:space="preserve">Then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w:hyperlink r:id="rId92">
        <w:r>
          <w:rPr>
            <w:rStyle w:val="Hyperlink"/>
          </w:rPr>
          <w:t xml:space="preserve">diagonal</w:t>
        </w:r>
      </w:hyperlink>
      <w:r>
        <w:t xml:space="preserve">,</w:t>
      </w:r>
      <w:r>
        <w:t xml:space="preserve"> </w:t>
      </w:r>
      <w:r>
        <w:t xml:space="preserve">with diagonal elements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1</m:t>
                </m:r>
              </m:sub>
            </m:sSub>
          </m:e>
        </m:d>
        <m:r>
          <m:t>​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p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93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thm-vcov-elements">
        <w:r>
          <w:rPr>
            <w:rStyle w:val="Hyperlink"/>
          </w:rPr>
          <w:t xml:space="preserve">Theorem 8</w:t>
        </w:r>
      </w:hyperlink>
      <w:r>
        <w:t xml:space="preserve">, 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-th element of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acc>
              <m:accPr>
                <m:chr m:val="̃"/>
              </m:accPr>
              <m:e>
                <m:r>
                  <m:t>X</m:t>
                </m:r>
              </m:e>
            </m:acc>
          </m:e>
        </m:d>
        <m:r>
          <m:t>​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i</m:t>
        </m:r>
        <m:r>
          <m:rPr>
            <m:sty m:val="p"/>
          </m:rPr>
          <m:t>≠</m:t>
        </m:r>
        <m:r>
          <m:t>j</m:t>
        </m:r>
      </m:oMath>
      <w:r>
        <w:t xml:space="preserve">,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X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are independent,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j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by</w:t>
      </w:r>
      <w:r>
        <w:t xml:space="preserve"> </w:t>
      </w:r>
      <w:hyperlink w:anchor="thm-indpt-uncorrelated">
        <w:r>
          <w:rPr>
            <w:rStyle w:val="Hyperlink"/>
          </w:rPr>
          <w:t xml:space="preserve">Theorem 6</w:t>
        </w:r>
      </w:hyperlink>
      <w:r>
        <w:t xml:space="preserve">.</w:t>
      </w:r>
      <w:r>
        <w:t xml:space="preserve"> </w:t>
      </w:r>
      <w:r>
        <w:t xml:space="preserve">The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i</m:t>
        </m:r>
        <m:r>
          <m:rPr>
            <m:sty m:val="p"/>
          </m:rPr>
          <m:t>)</m:t>
        </m:r>
      </m:oMath>
      <w:r>
        <w:t xml:space="preserve">-th element is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  <m:r>
              <m:rPr>
                <m:sty m:val="p"/>
              </m:rPr>
              <m:t>,</m:t>
            </m:r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by</w:t>
      </w:r>
      <w:r>
        <w:t xml:space="preserve"> </w:t>
      </w:r>
      <w:hyperlink w:anchor="lem-cov-xx">
        <w:r>
          <w:rPr>
            <w:rStyle w:val="Hyperlink"/>
          </w:rPr>
          <w:t xml:space="preserve">Lemma 1</w:t>
        </w:r>
      </w:hyperlink>
      <w:r>
        <w:t xml:space="preserve">.</w:t>
      </w:r>
    </w:p>
    <w:bookmarkStart w:id="94" w:name="thm-cor-bounds"/>
    <w:p>
      <w:pPr>
        <w:pStyle w:val="BodyText"/>
      </w:pPr>
      <w:r>
        <w:rPr>
          <w:b/>
          <w:bCs/>
        </w:rPr>
        <w:t xml:space="preserve">Theorem 12 (Correlation lies between</w:t>
      </w:r>
      <w:r>
        <w:rPr>
          <w:b/>
          <w:bCs/>
        </w:rP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1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If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have finite, positive</w:t>
      </w:r>
      <w:r>
        <w:t xml:space="preserve"> </w:t>
      </w:r>
      <w:hyperlink w:anchor="def-variance">
        <w:r>
          <w:rPr>
            <w:rStyle w:val="Hyperlink"/>
          </w:rPr>
          <w:t xml:space="preserve">variances</w:t>
        </w:r>
      </w:hyperlink>
      <w:r>
        <w:t xml:space="preserve">,</w:t>
      </w:r>
      <w:r>
        <w:t xml:space="preserve"> </w:t>
      </w:r>
      <w:r>
        <w:t xml:space="preserve">then their</w:t>
      </w:r>
      <w:r>
        <w:t xml:space="preserve"> </w:t>
      </w:r>
      <w:hyperlink w:anchor="def-correlation">
        <w:r>
          <w:rPr>
            <w:rStyle w:val="Hyperlink"/>
          </w:rPr>
          <w:t xml:space="preserve">correlation</w:t>
        </w:r>
      </w:hyperlink>
      <w:r>
        <w:t xml:space="preserve"> </w:t>
      </w:r>
      <w:r>
        <w:t xml:space="preserve">lies in</w:t>
      </w:r>
      <w:r>
        <w:t xml:space="preserve"> </w:t>
      </w:r>
      <m:oMath>
        <m:r>
          <m:rPr>
            <m:sty m:val="p"/>
          </m:rPr>
          <m:t>[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 </w:t>
      </w:r>
      <w:r>
        <w:t xml:space="preserve">(Casella and Berger 2002)</w:t>
      </w:r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−</m:t>
          </m:r>
          <m:r>
            <m:t>1</m:t>
          </m:r>
          <m:r>
            <m:rPr>
              <m:sty m:val="p"/>
            </m:rPr>
            <m:t>≤</m:t>
          </m:r>
          <m:r>
            <m:rPr>
              <m:sty m:val="p"/>
            </m:rPr>
            <m:t>Cor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X</m:t>
              </m:r>
              <m:r>
                <m:rPr>
                  <m:sty m:val="p"/>
                </m:rPr>
                <m:t>,</m:t>
              </m:r>
              <m:r>
                <m:t>Y</m:t>
              </m:r>
            </m:e>
          </m:d>
          <m:r>
            <m:t>​</m:t>
          </m:r>
          <m:r>
            <m:rPr>
              <m:sty m:val="p"/>
            </m:rPr>
            <m:t>≤</m:t>
          </m:r>
          <m:r>
            <m:t>1</m:t>
          </m:r>
        </m:oMath>
      </m:oMathPara>
    </w:p>
    <w:bookmarkEnd w:id="94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σ</m:t>
            </m:r>
          </m:e>
          <m:sub>
            <m:r>
              <m:t>X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σ</m:t>
            </m:r>
          </m:e>
          <m:sub>
            <m:r>
              <m:t>Y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sty m:val="p"/>
          </m:rPr>
          <m:t>SD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Y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and take either sign</w:t>
      </w:r>
      <w:r>
        <w:t xml:space="preserve"> </w:t>
      </w:r>
      <m:oMath>
        <m:r>
          <m:rPr>
            <m:sty m:val="p"/>
          </m:rPr>
          <m:t>±</m:t>
        </m:r>
      </m:oMath>
      <w:r>
        <w:t xml:space="preserve"> </w:t>
      </w:r>
      <w:r>
        <w:t xml:space="preserve">throughout.</w:t>
      </w:r>
      <w:r>
        <w:t xml:space="preserve"> </w:t>
      </w:r>
      <w:r>
        <w:t xml:space="preserve">A variance is the expectation of a squared deviation,</w:t>
      </w:r>
      <w:r>
        <w:t xml:space="preserve"> </w:t>
      </w:r>
      <w:r>
        <w:t xml:space="preserve">a non-negative random variable,</w:t>
      </w:r>
      <w:r>
        <w:t xml:space="preserve"> </w:t>
      </w:r>
      <w:r>
        <w:t xml:space="preserve">so it is non-negative.</w:t>
      </w:r>
      <w:r>
        <w:t xml:space="preserve"> </w:t>
      </w:r>
      <w:r>
        <w:t xml:space="preserve">Applying</w:t>
      </w:r>
      <w:r>
        <w:t xml:space="preserve"> </w:t>
      </w:r>
      <w:hyperlink w:anchor="cor-var-lincom2">
        <w:r>
          <w:rPr>
            <w:rStyle w:val="Hyperlink"/>
          </w:rPr>
          <w:t xml:space="preserve">Corollary 2</w:t>
        </w:r>
      </w:hyperlink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X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rPr>
            <m:sty m:val="p"/>
          </m:rPr>
          <m:t>±</m:t>
        </m:r>
        <m:r>
          <m:t>1</m:t>
        </m:r>
        <m:r>
          <m:rPr>
            <m:sty m:val="p"/>
          </m:rPr>
          <m:t>/</m:t>
        </m:r>
        <m:sSub>
          <m:e>
            <m:r>
              <m:t>σ</m:t>
            </m:r>
          </m:e>
          <m:sub>
            <m:r>
              <m:t>Y</m:t>
            </m:r>
          </m:sub>
        </m:sSub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0</m:t>
              </m:r>
              <m:r>
                <m:t>&amp;</m:t>
              </m:r>
              <m:r>
                <m:rPr>
                  <m:sty m:val="p"/>
                </m:rPr>
                <m:t>≤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X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X</m:t>
                          </m:r>
                        </m:sub>
                      </m:sSub>
                    </m:den>
                  </m:f>
                  <m:r>
                    <m:rPr>
                      <m:sty m:val="p"/>
                    </m:rPr>
                    <m:t>±</m:t>
                  </m:r>
                  <m:f>
                    <m:fPr>
                      <m:type m:val="bar"/>
                    </m:fPr>
                    <m:num>
                      <m:r>
                        <m:t>Y</m:t>
                      </m:r>
                    </m:num>
                    <m:den>
                      <m:sSub>
                        <m:e>
                          <m:r>
                            <m:t>σ</m:t>
                          </m:r>
                        </m:e>
                        <m:sub>
                          <m:r>
                            <m:t>Y</m:t>
                          </m:r>
                        </m:sub>
                      </m:sSub>
                    </m:den>
                  </m:f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variance is non-negative)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Var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Sup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  <m:sup>
                      <m:r>
                        <m:t>2</m:t>
                      </m:r>
                    </m:sup>
                  </m:sSubSup>
                </m:den>
              </m:f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(variance of a sum of two random variables)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±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Cov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X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Y</m:t>
                      </m:r>
                    </m:e>
                  </m:d>
                  <m:r>
                    <m:t>​</m:t>
                  </m:r>
                </m:num>
                <m:den>
                  <m:sSub>
                    <m:e>
                      <m:r>
                        <m:t>σ</m:t>
                      </m:r>
                    </m:e>
                    <m:sub>
                      <m:r>
                        <m:t>X</m:t>
                      </m:r>
                    </m:sub>
                  </m:sSub>
                  <m:sSub>
                    <m:e>
                      <m:r>
                        <m:t>σ</m:t>
                      </m:r>
                    </m:e>
                    <m:sub>
                      <m:r>
                        <m:t>Y</m:t>
                      </m:r>
                    </m:sub>
                  </m:sSub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standard deviation: </m:t>
              </m:r>
              <m:sSubSup>
                <m:e>
                  <m:r>
                    <m:t>σ</m:t>
                  </m:r>
                </m:e>
                <m:sub>
                  <m:r>
                    <m:t>X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, </m:t>
              </m:r>
              <m:sSubSup>
                <m:e>
                  <m:r>
                    <m:t>σ</m:t>
                  </m:r>
                </m:e>
                <m:sub>
                  <m:r>
                    <m:t>Y</m:t>
                  </m:r>
                </m:sub>
                <m:sup>
                  <m:r>
                    <m:t>2</m:t>
                  </m:r>
                </m:sup>
              </m:sSubSup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Var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Y</m:t>
                  </m:r>
                </m:e>
              </m:d>
              <m:r>
                <m:t>​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±</m:t>
              </m:r>
              <m:r>
                <m:t>2</m:t>
              </m:r>
              <m:r>
                <m:rPr>
                  <m:sty m:val="p"/>
                </m:rPr>
                <m:t>Cor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X</m:t>
                  </m:r>
                  <m:r>
                    <m:rPr>
                      <m:sty m:val="p"/>
                    </m:rPr>
                    <m:t>,</m:t>
                  </m:r>
                  <m:r>
                    <m:t>Y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correlation)</m:t>
              </m:r>
            </m:e>
          </m:eqArr>
        </m:oMath>
      </m:oMathPara>
    </w:p>
    <w:p>
      <w:pPr>
        <w:pStyle w:val="FirstParagraph"/>
      </w:pPr>
      <w:r>
        <w:t xml:space="preserve">With the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≥</m:t>
        </m:r>
        <m:r>
          <m:rPr>
            <m:sty m:val="p"/>
          </m:rPr>
          <m:t>−</m:t>
        </m:r>
        <m:r>
          <m:t>1</m:t>
        </m:r>
      </m:oMath>
      <w:r>
        <w:t xml:space="preserve">.</w:t>
      </w:r>
      <w:r>
        <w:t xml:space="preserve"> </w:t>
      </w:r>
      <w:r>
        <w:t xml:space="preserve">With the</w:t>
      </w:r>
      <w:r>
        <w:t xml:space="preserve"> </w:t>
      </w:r>
      <m:oMath>
        <m:r>
          <m:rPr>
            <m:sty m:val="p"/>
          </m:rPr>
          <m:t>−</m:t>
        </m:r>
      </m:oMath>
      <w:r>
        <w:t xml:space="preserve"> </w:t>
      </w:r>
      <w:r>
        <w:t xml:space="preserve">sign,</w:t>
      </w:r>
      <w:r>
        <w:t xml:space="preserve"> </w:t>
      </w:r>
      <m:oMath>
        <m:r>
          <m:t>0</m:t>
        </m:r>
        <m:r>
          <m:rPr>
            <m:sty m:val="p"/>
          </m:rPr>
          <m:t>≤</m:t>
        </m:r>
        <m:r>
          <m:t>2</m:t>
        </m:r>
        <m:r>
          <m:rPr>
            <m:sty m:val="p"/>
          </m:rPr>
          <m:t>−</m:t>
        </m:r>
        <m:r>
          <m:t>2</m:t>
        </m:r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bookmarkStart w:id="102" w:name="exm-cor-auto"/>
    <w:p>
      <w:pPr>
        <w:pStyle w:val="BodyText"/>
      </w:pPr>
      <w:r>
        <w:rPr>
          <w:b/>
          <w:bCs/>
        </w:rPr>
        <w:t xml:space="preserve">Example 18 (Correlation of horsepower and fuel economy)</w:t>
      </w:r>
      <w:r>
        <w:t xml:space="preserve"> </w:t>
      </w:r>
      <w:r>
        <w:t xml:space="preserve">The Auto data record the horsepower and fuel economy (miles per gallon)</w:t>
      </w:r>
      <w:r>
        <w:t xml:space="preserve"> </w:t>
      </w:r>
      <w:r>
        <w:t xml:space="preserve">of 392 car models</w:t>
      </w:r>
      <w:r>
        <w:t xml:space="preserve"> </w:t>
      </w:r>
      <w:r>
        <w:t xml:space="preserve">sold between 1970 and 1982.</w:t>
      </w:r>
      <w:r>
        <w:t xml:space="preserve"> </w:t>
      </w:r>
      <w:r>
        <w:t xml:space="preserve">They come from the StatLib library at Carnegie Mellon University</w:t>
      </w:r>
      <w:r>
        <w:t xml:space="preserve"> </w:t>
      </w:r>
      <w:r>
        <w:t xml:space="preserve">and ship with the book</w:t>
      </w:r>
      <w:r>
        <w:t xml:space="preserve"> </w:t>
      </w:r>
      <w:r>
        <w:rPr>
          <w:i/>
          <w:iCs/>
        </w:rPr>
        <w:t xml:space="preserve">An Introduction to Statistical Learning</w:t>
      </w:r>
      <w:r>
        <w:t xml:space="preserve">,</w:t>
      </w:r>
      <w:r>
        <w:t xml:space="preserve"> </w:t>
      </w:r>
      <w:r>
        <w:t xml:space="preserve">in the Python package</w:t>
      </w:r>
      <w:r>
        <w:t xml:space="preserve"> </w:t>
      </w:r>
      <w:hyperlink r:id="rId95">
        <w:r>
          <w:rPr>
            <w:rStyle w:val="VerbatimChar"/>
          </w:rPr>
          <w:t xml:space="preserve">ISLP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ISLP.load_data("Auto")</w:t>
      </w:r>
      <w:r>
        <w:t xml:space="preserve">)</w:t>
      </w:r>
      <w:r>
        <w:t xml:space="preserve"> </w:t>
      </w:r>
      <w:r>
        <w:t xml:space="preserve">and the R package</w:t>
      </w:r>
      <w:r>
        <w:t xml:space="preserve"> </w:t>
      </w:r>
      <w:hyperlink r:id="rId96">
        <w:r>
          <w:rPr>
            <w:rStyle w:val="VerbatimChar"/>
          </w:rPr>
          <w:t xml:space="preserve">ISLR2</w:t>
        </w:r>
      </w:hyperlink>
      <w:r>
        <w:t xml:space="preserve"> </w:t>
      </w:r>
      <w:r>
        <w:t xml:space="preserve">(</w:t>
      </w:r>
      <w:r>
        <w:rPr>
          <w:rStyle w:val="VerbatimChar"/>
        </w:rPr>
        <w:t xml:space="preserve">ISLR2::Auto</w:t>
      </w:r>
      <w:r>
        <w:t xml:space="preserve">).</w:t>
      </w:r>
      <w:r>
        <w:t xml:space="preserve"> </w:t>
      </w:r>
      <w:r>
        <w:t xml:space="preserve">This site has a copy at</w:t>
      </w:r>
      <w:r>
        <w:t xml:space="preserve"> </w:t>
      </w:r>
      <w:hyperlink r:id="rId97">
        <w:r>
          <w:rPr>
            <w:rStyle w:val="VerbatimChar"/>
          </w:rPr>
          <w:t xml:space="preserve">data/auto.csv</w:t>
        </w:r>
      </w:hyperlink>
      <w:r>
        <w:t xml:space="preserve">,</w:t>
      </w:r>
      <w:r>
        <w:t xml:space="preserve"> </w:t>
      </w:r>
      <w:r>
        <w:t xml:space="preserve">and both code tabs below read that file.</w:t>
      </w:r>
    </w:p>
    <w:p>
      <w:pPr>
        <w:pStyle w:val="BodyText"/>
      </w:pPr>
      <w:r>
        <w:t xml:space="preserve">Choose one car at random, each with the same probability,</w:t>
      </w:r>
      <w:r>
        <w:t xml:space="preserve"> </w:t>
      </w:r>
      <w:r>
        <w:t xml:space="preserve">and 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its horsepower 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its miles per gallon.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r>
              <m:t>X</m:t>
            </m:r>
          </m:e>
        </m:d>
        <m:r>
          <m:t>​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Cov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 </w:t>
      </w:r>
      <w:r>
        <w:t xml:space="preserve">are the averages over the cars</w:t>
      </w:r>
      <w:r>
        <w:t xml:space="preserve"> </w:t>
      </w:r>
      <w:r>
        <w:t xml:space="preserve">in the data, and</w:t>
      </w:r>
      <w:r>
        <w:t xml:space="preserve"> </w:t>
      </w:r>
      <w:hyperlink w:anchor="def-correlation">
        <w:r>
          <w:rPr>
            <w:rStyle w:val="Hyperlink"/>
          </w:rPr>
          <w:t xml:space="preserve">Definition 12</w:t>
        </w:r>
      </w:hyperlink>
      <w:r>
        <w:t xml:space="preserve"> </w:t>
      </w:r>
      <w:r>
        <w:t xml:space="preserve">gives</w:t>
      </w:r>
      <w:r>
        <w:t xml:space="preserve"> </w:t>
      </w:r>
      <m:oMath>
        <m:r>
          <m:rPr>
            <m:sty m:val="p"/>
          </m:rPr>
          <m:t>Cor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  <m:r>
              <m:rPr>
                <m:sty m:val="p"/>
              </m:rPr>
              <m:t>,</m:t>
            </m:r>
            <m:r>
              <m:t>Y</m:t>
            </m:r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code below computes each part of the definition directly.</w:t>
      </w:r>
    </w:p>
    <w:p>
      <w:pPr>
        <w:pStyle w:val="Heading4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auto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auto[</w:t>
      </w:r>
      <w:r>
        <w:rPr>
          <w:rStyle w:val="StringTok"/>
        </w:rPr>
        <w:t xml:space="preserve">"mpg"</w:t>
      </w:r>
      <w:r>
        <w:rPr>
          <w:rStyle w:val="NormalTok"/>
        </w:rPr>
        <w:t xml:space="preserve">].to_numpy(dtype</w:t>
      </w:r>
      <w:r>
        <w:rPr>
          <w:rStyle w:val="OperatorTok"/>
        </w:rPr>
        <w:t xml:space="preserve">=</w:t>
      </w:r>
      <w:r>
        <w:rPr>
          <w:rStyle w:val="BuiltInTok"/>
        </w:rPr>
        <w:t xml:space="preserve">float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y.mean()))</w:t>
      </w:r>
      <w:r>
        <w:br/>
      </w:r>
      <w:r>
        <w:rPr>
          <w:rStyle w:val="NormalTok"/>
        </w:rPr>
        <w:t xml:space="preserve">sd_x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np.sqrt(np.mean((x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x.mean())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np.sqrt(np.mean((y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y.mean())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NormalTok"/>
        </w:rPr>
        <w:t xml:space="preserve">pd.Series({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: cov_xy,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: sd_x,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: sd_y,</w:t>
      </w:r>
      <w:r>
        <w:br/>
      </w:r>
      <w:r>
        <w:rPr>
          <w:rStyle w:val="NormalTok"/>
        </w:rPr>
        <w:t xml:space="preserve">  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: cov_xy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sd_y),</w:t>
      </w:r>
      <w:r>
        <w:br/>
      </w:r>
      <w:r>
        <w:rPr>
          <w:rStyle w:val="NormalTok"/>
        </w:rPr>
        <w:t xml:space="preserve">})</w:t>
      </w:r>
      <w:r>
        <w:br/>
      </w:r>
      <w:r>
        <w:rPr>
          <w:rStyle w:val="CommentTok"/>
        </w:rPr>
        <w:t xml:space="preserve">#&gt; Cov(X, Y)   -233.261349</w:t>
      </w:r>
      <w:r>
        <w:br/>
      </w:r>
      <w:r>
        <w:rPr>
          <w:rStyle w:val="CommentTok"/>
        </w:rPr>
        <w:t xml:space="preserve">#&gt; SD(X)         38.442033</w:t>
      </w:r>
      <w:r>
        <w:br/>
      </w:r>
      <w:r>
        <w:rPr>
          <w:rStyle w:val="CommentTok"/>
        </w:rPr>
        <w:t xml:space="preserve">#&gt; SD(Y)          7.795046</w:t>
      </w:r>
      <w:r>
        <w:br/>
      </w:r>
      <w:r>
        <w:rPr>
          <w:rStyle w:val="CommentTok"/>
        </w:rPr>
        <w:t xml:space="preserve">#&gt; Cor(X, Y)     -0.778427</w:t>
      </w:r>
      <w:r>
        <w:br/>
      </w:r>
      <w:r>
        <w:rPr>
          <w:rStyle w:val="CommentTok"/>
        </w:rPr>
        <w:t xml:space="preserve">#&gt; dtype: float64</w:t>
      </w:r>
    </w:p>
    <w:p>
      <w:pPr>
        <w:pStyle w:val="Heading4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auto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read.csv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"data/auto.csv"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horsepower</w:t>
      </w:r>
      <w:r>
        <w:br/>
      </w:r>
      <w:r>
        <w:rPr>
          <w:rStyle w:val="NormalTok"/>
        </w:rPr>
        <w:t xml:space="preserve">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auto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mpg</w:t>
      </w:r>
      <w:r>
        <w:br/>
      </w:r>
      <w:r>
        <w:br/>
      </w:r>
      <w:r>
        <w:rPr>
          <w:rStyle w:val="NormalTok"/>
        </w:rPr>
        <w:t xml:space="preserve">cov_xy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(y)))</w:t>
      </w:r>
      <w:r>
        <w:br/>
      </w:r>
      <w:r>
        <w:rPr>
          <w:rStyle w:val="NormalTok"/>
        </w:rPr>
        <w:t xml:space="preserve">sd_x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sd_y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sqrt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((y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(y))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</w:t>
      </w:r>
      <w:r>
        <w:br/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"Cov(X,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"SD(X)"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sd_x,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"SD(Y)"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sd_y,</w:t>
      </w:r>
      <w:r>
        <w:br/>
      </w:r>
      <w:r>
        <w:rPr>
          <w:rStyle w:val="NormalTok"/>
        </w:rPr>
        <w:t xml:space="preserve">  </w:t>
      </w:r>
      <w:r>
        <w:rPr>
          <w:rStyle w:val="StringTok"/>
        </w:rPr>
        <w:t xml:space="preserve">"Cor(X, Y)"</w:t>
      </w:r>
      <w:r>
        <w:rPr>
          <w:rStyle w:val="NormalTok"/>
        </w:rPr>
        <w:t xml:space="preserve"> </w:t>
      </w:r>
      <w:r>
        <w:rPr>
          <w:rStyle w:val="OtherTok"/>
        </w:rPr>
        <w:t xml:space="preserve">=</w:t>
      </w:r>
      <w:r>
        <w:rPr>
          <w:rStyle w:val="NormalTok"/>
        </w:rPr>
        <w:t xml:space="preserve"> cov_xy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(sd_x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sd_y)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Cov(X, Y)        SD(X)        SD(Y)    Cor(X, Y) </w:t>
      </w:r>
      <w:r>
        <w:br/>
      </w:r>
      <w:r>
        <w:rPr>
          <w:rStyle w:val="CommentTok"/>
        </w:rPr>
        <w:t xml:space="preserve">#&gt; -233.2613494   38.4420327    7.7950458   -0.7784268</w:t>
      </w:r>
    </w:p>
    <w:p>
      <w:pPr>
        <w:pStyle w:val="FirstParagraph"/>
      </w:pPr>
      <w:hyperlink w:anchor="fig-cor-auto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plots each car’s miles per gallon against its horsepower.</w:t>
      </w:r>
    </w:p>
    <w:p>
      <w:pPr>
        <w:pStyle w:val="SourceCode"/>
      </w:pPr>
      <w:r>
        <w:rPr>
          <w:rStyle w:val="NormalTok"/>
        </w:rPr>
        <w:t xml:space="preserve">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(x, y)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y))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size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"horsepower"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"miles per gallon"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ggplot2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theme_minimal</w:t>
      </w:r>
      <w:r>
        <w:rPr>
          <w:rStyle w:val="NormalTok"/>
        </w:rPr>
        <w:t xml:space="preserve">()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1" w:name="fig-cor-auto"/>
          <w:p>
            <w:pPr>
              <w:pStyle w:val="Compact"/>
              <w:jc w:val="center"/>
            </w:pPr>
            <w:r>
              <w:drawing>
                <wp:inline>
                  <wp:extent cx="4620126" cy="3234088"/>
                  <wp:effectExtent b="0" l="0" r="0" t="0"/>
                  <wp:docPr descr="" title="" id="99" name="Picture"/>
                  <a:graphic>
                    <a:graphicData uri="http://schemas.openxmlformats.org/drawingml/2006/picture">
                      <pic:pic>
                        <pic:nvPicPr>
                          <pic:cNvPr descr="variance-covariance_files/figure-docx/fig-cor-auto-1.png" id="100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8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23408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Miles per gallon against horsepower for the cars in the Auto data. Cars with more horsepower tend to have lower fuel economy.</w:t>
            </w:r>
          </w:p>
          <w:bookmarkEnd w:id="101"/>
        </w:tc>
      </w:tr>
    </w:tbl>
    <w:p>
      <w:pPr>
        <w:pStyle w:val="BodyText"/>
      </w:pPr>
      <w:r>
        <w:t xml:space="preserve">The covariance is</w:t>
      </w:r>
      <w:r>
        <w:t xml:space="preserve"> </w:t>
      </w:r>
      <w:r>
        <w:t xml:space="preserve">-233.3,</w:t>
      </w:r>
      <w:r>
        <w:t xml:space="preserve"> </w:t>
      </w:r>
      <w:r>
        <w:t xml:space="preserve">in units of horsepower times miles per gallon.</w:t>
      </w:r>
      <w:r>
        <w:t xml:space="preserve"> </w:t>
      </w:r>
      <w:r>
        <w:t xml:space="preserve">It is negative, so cars with more horsepower than average tend to have</w:t>
      </w:r>
      <w:r>
        <w:t xml:space="preserve"> </w:t>
      </w:r>
      <w:r>
        <w:t xml:space="preserve">lower fuel economy than average.</w:t>
      </w:r>
      <w:r>
        <w:t xml:space="preserve"> </w:t>
      </w:r>
      <w:r>
        <w:t xml:space="preserve">Dividing by the two standard deviations,</w:t>
      </w:r>
      <w:r>
        <w:t xml:space="preserve"> </w:t>
      </w:r>
      <w:r>
        <w:t xml:space="preserve">38.4 horsepower and 7.8 miles per gallon,</w:t>
      </w:r>
      <w:r>
        <w:t xml:space="preserve"> </w:t>
      </w:r>
      <w:r>
        <w:t xml:space="preserve">removes the units and gives a correlation of</w:t>
      </w:r>
      <w:r>
        <w:t xml:space="preserve"> </w:t>
      </w:r>
      <w:r>
        <w:t xml:space="preserve">-0.78,</w:t>
      </w:r>
      <w:r>
        <w:t xml:space="preserve"> </w:t>
      </w:r>
      <w:r>
        <w:t xml:space="preserve">which lies between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1</m:t>
        </m:r>
      </m:oMath>
      <w:r>
        <w:t xml:space="preserve"> </w:t>
      </w:r>
      <w:r>
        <w:t xml:space="preserve">as</w:t>
      </w:r>
      <w:r>
        <w:t xml:space="preserve"> </w:t>
      </w:r>
      <w:hyperlink w:anchor="thm-cor-bounds">
        <w:r>
          <w:rPr>
            <w:rStyle w:val="Hyperlink"/>
          </w:rPr>
          <w:t xml:space="preserve">Theorem 12</w:t>
        </w:r>
      </w:hyperlink>
      <w:r>
        <w:t xml:space="preserve"> </w:t>
      </w:r>
      <w:r>
        <w:t xml:space="preserve">requires.</w:t>
      </w:r>
      <w:r>
        <w:t xml:space="preserve"> </w:t>
      </w:r>
      <w:r>
        <w:t xml:space="preserve">The same value comes from R’s built-in</w:t>
      </w:r>
      <w:r>
        <w:t xml:space="preserve"> </w:t>
      </w:r>
      <w:r>
        <w:rPr>
          <w:rStyle w:val="VerbatimChar"/>
        </w:rPr>
        <w:t xml:space="preserve">cor(x, y)</w:t>
      </w:r>
      <w:r>
        <w:t xml:space="preserve">,</w:t>
      </w:r>
      <w:r>
        <w:t xml:space="preserve"> </w:t>
      </w:r>
      <w:r>
        <w:t xml:space="preserve">because the sample correlation divides the covariance and both standard</w:t>
      </w:r>
      <w:r>
        <w:t xml:space="preserve"> </w:t>
      </w:r>
      <w:r>
        <w:t xml:space="preserve">deviations by the same count, which cancels.</w:t>
      </w:r>
    </w:p>
    <w:bookmarkEnd w:id="102"/>
    <w:bookmarkEnd w:id="103"/>
    <w:bookmarkStart w:id="110" w:name="references"/>
    <w:p>
      <w:pPr>
        <w:pStyle w:val="Heading2"/>
      </w:pPr>
      <w:r>
        <w:t xml:space="preserve">References</w:t>
      </w:r>
    </w:p>
    <w:bookmarkStart w:id="109" w:name="refs"/>
    <w:bookmarkStart w:id="104" w:name="ref-billingsley1995probability"/>
    <w:p>
      <w:pPr>
        <w:pStyle w:val="Bibliography"/>
      </w:pPr>
      <w:r>
        <w:t xml:space="preserve">Billingsley, Patrick. 1995.</w:t>
      </w:r>
      <w:r>
        <w:t xml:space="preserve"> </w:t>
      </w:r>
      <w:r>
        <w:rPr>
          <w:i/>
          <w:iCs/>
        </w:rPr>
        <w:t xml:space="preserve">Probability and Measure</w:t>
      </w:r>
      <w:r>
        <w:t xml:space="preserve">. 3rd ed. Wiley Series in Probability and Mathematical Statistics. Wiley.</w:t>
      </w:r>
    </w:p>
    <w:bookmarkEnd w:id="104"/>
    <w:bookmarkStart w:id="106" w:name="ref-CaseBerg01"/>
    <w:p>
      <w:pPr>
        <w:pStyle w:val="Bibliography"/>
      </w:pPr>
      <w:r>
        <w:t xml:space="preserve">Casella, George, and Roger Berger. 2002.</w:t>
      </w:r>
      <w:r>
        <w:t xml:space="preserve"> </w:t>
      </w:r>
      <w:r>
        <w:rPr>
          <w:i/>
          <w:iCs/>
        </w:rPr>
        <w:t xml:space="preserve">Statistical Inference</w:t>
      </w:r>
      <w:r>
        <w:t xml:space="preserve">. 2nd ed. Cengage Learning.</w:t>
      </w:r>
      <w:r>
        <w:t xml:space="preserve"> </w:t>
      </w:r>
      <w:hyperlink r:id="rId105">
        <w:r>
          <w:rPr>
            <w:rStyle w:val="Hyperlink"/>
          </w:rPr>
          <w:t xml:space="preserve">https://www.cengage.com/c/statistical-inference-2e-casella-berger/9780534243128/</w:t>
        </w:r>
      </w:hyperlink>
      <w:r>
        <w:t xml:space="preserve">.</w:t>
      </w:r>
    </w:p>
    <w:bookmarkEnd w:id="106"/>
    <w:bookmarkStart w:id="108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07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08"/>
    <w:bookmarkEnd w:id="109"/>
    <w:bookmarkEnd w:id="110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  <w:num w:numId="1005">
    <w:abstractNumId w:val="991"/>
  </w:num>
  <w:num w:numId="1006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8" Type="http://schemas.openxmlformats.org/officeDocument/2006/relationships/image" Target="media/rId98.png"/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_rels/footnotes.xml.rels><?xml version='1.0' encoding='UTF-8' standalone='yes'?>
<Relationships xmlns="http://schemas.openxmlformats.org/package/2006/relationships"><Relationship Id="rId97" Type="http://schemas.openxmlformats.org/officeDocument/2006/relationships/hyperlink" Target="data/auto.csv" TargetMode="External"/><Relationship Id="rId63" Type="http://schemas.openxmlformats.org/officeDocument/2006/relationships/hyperlink" Target="expectation.qmd#cor-fubini-joint" TargetMode="External"/><Relationship Id="rId32" Type="http://schemas.openxmlformats.org/officeDocument/2006/relationships/hyperlink" Target="expectation.qmd#def-cond-expectation-function" TargetMode="External"/><Relationship Id="rId42" Type="http://schemas.openxmlformats.org/officeDocument/2006/relationships/hyperlink" Target="expectation.qmd#def-cond-expectation-general" TargetMode="External"/><Relationship Id="rId11" Type="http://schemas.openxmlformats.org/officeDocument/2006/relationships/hyperlink" Target="expectation.qmd#def-expectation" TargetMode="External"/><Relationship Id="rId79" Type="http://schemas.openxmlformats.org/officeDocument/2006/relationships/hyperlink" Target="expectation.qmd#def-expectation-matrix" TargetMode="External"/><Relationship Id="rId52" Type="http://schemas.openxmlformats.org/officeDocument/2006/relationships/hyperlink" Target="expectation.qmd#def-prediction" TargetMode="External"/><Relationship Id="rId19" Type="http://schemas.openxmlformats.org/officeDocument/2006/relationships/hyperlink" Target="expectation.qmd#exm-linearity-expectation" TargetMode="External"/><Relationship Id="rId30" Type="http://schemas.openxmlformats.org/officeDocument/2006/relationships/hyperlink" Target="expectation.qmd#exm-lotus" TargetMode="External"/><Relationship Id="rId34" Type="http://schemas.openxmlformats.org/officeDocument/2006/relationships/hyperlink" Target="expectation.qmd#exr-fubini-joint-disc" TargetMode="External"/><Relationship Id="rId44" Type="http://schemas.openxmlformats.org/officeDocument/2006/relationships/hyperlink" Target="expectation.qmd#thm-cond-linearity" TargetMode="External"/><Relationship Id="rId43" Type="http://schemas.openxmlformats.org/officeDocument/2006/relationships/hyperlink" Target="expectation.qmd#thm-cond-pull-out" TargetMode="External"/><Relationship Id="rId41" Type="http://schemas.openxmlformats.org/officeDocument/2006/relationships/hyperlink" Target="expectation.qmd#thm-lie" TargetMode="External"/><Relationship Id="rId29" Type="http://schemas.openxmlformats.org/officeDocument/2006/relationships/hyperlink" Target="expectation.qmd#thm-linearity-expectation" TargetMode="External"/><Relationship Id="rId96" Type="http://schemas.openxmlformats.org/officeDocument/2006/relationships/hyperlink" Target="https://cran.r-project.org/package=ISLR2" TargetMode="External"/><Relationship Id="rId107" Type="http://schemas.openxmlformats.org/officeDocument/2006/relationships/hyperlink" Target="https://doi.org/10.1007/978-1-0716-1418-1" TargetMode="External"/><Relationship Id="rId12" Type="http://schemas.openxmlformats.org/officeDocument/2006/relationships/hyperlink" Target="https://en.wikipedia.org/wiki/Deviation_(statistics)" TargetMode="External"/><Relationship Id="rId17" Type="http://schemas.openxmlformats.org/officeDocument/2006/relationships/hyperlink" Target="https://en.wikipedia.org/wiki/Errors_and_residuals" TargetMode="External"/><Relationship Id="rId18" Type="http://schemas.openxmlformats.org/officeDocument/2006/relationships/hyperlink" Target="https://en.wikipedia.org/wiki/Linear_regression#Notation_and_terminology" TargetMode="External"/><Relationship Id="rId95" Type="http://schemas.openxmlformats.org/officeDocument/2006/relationships/hyperlink" Target="https://islp.readthedocs.io/" TargetMode="External"/><Relationship Id="rId92" Type="http://schemas.openxmlformats.org/officeDocument/2006/relationships/hyperlink" Target="https://morrison-lab.github.io/mds/linear-algebra-special-matrices.html#def-diagonal-matrix" TargetMode="External"/><Relationship Id="rId88" Type="http://schemas.openxmlformats.org/officeDocument/2006/relationships/hyperlink" Target="https://morrison-lab.github.io/mds/linear-algebra-special-matrices.html#def-positive-definite" TargetMode="External"/><Relationship Id="rId85" Type="http://schemas.openxmlformats.org/officeDocument/2006/relationships/hyperlink" Target="https://morrison-lab.github.io/mds/linear-algebra-special-matrices.html#def-positive-semidefinite" TargetMode="External"/><Relationship Id="rId84" Type="http://schemas.openxmlformats.org/officeDocument/2006/relationships/hyperlink" Target="https://morrison-lab.github.io/mds/linear-algebra-special-matrices.html#def-symmetric-matrix" TargetMode="External"/><Relationship Id="rId89" Type="http://schemas.openxmlformats.org/officeDocument/2006/relationships/hyperlink" Target="https://morrison-lab.github.io/mds/linear-algebra-special-matrices.html#exm-positive-semidefinite" TargetMode="External"/><Relationship Id="rId64" Type="http://schemas.openxmlformats.org/officeDocument/2006/relationships/hyperlink" Target="https://morrison-lab.github.io/mds/measures.html#def-counting-measure" TargetMode="External"/><Relationship Id="rId15" Type="http://schemas.openxmlformats.org/officeDocument/2006/relationships/hyperlink" Target="https://morrison-lab.github.io/rme/chapters/Linear-models-overview.html#def-resid-fitted" TargetMode="External"/><Relationship Id="rId16" Type="http://schemas.openxmlformats.org/officeDocument/2006/relationships/hyperlink" Target="https://morrison-lab.github.io/rme/chapters/estimation.html#def-estimation-error" TargetMode="External"/><Relationship Id="rId105" Type="http://schemas.openxmlformats.org/officeDocument/2006/relationships/hyperlink" Target="https://www.cengage.com/c/statistical-inference-2e-casella-berger/9780534243128/" TargetMode="External"/><Relationship Id="rId61" Type="http://schemas.openxmlformats.org/officeDocument/2006/relationships/hyperlink" Target="independence.qmd#def-indpt" TargetMode="External"/><Relationship Id="rId65" Type="http://schemas.openxmlformats.org/officeDocument/2006/relationships/hyperlink" Target="independence.qmd#exm-indpt" TargetMode="External"/><Relationship Id="rId90" Type="http://schemas.openxmlformats.org/officeDocument/2006/relationships/hyperlink" Target="random-variables.qmd#thm-no-joint-density-diagona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Variance and covariance</dc:title>
  <dc:creator/>
  <cp:keywords/>
  <dcterms:created xsi:type="dcterms:W3CDTF">2026-10-10T05:26:48Z</dcterms:created>
  <dcterms:modified xsi:type="dcterms:W3CDTF">2026-10-10T05:26:48Z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2026-10-09 22:16:26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