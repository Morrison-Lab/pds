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01:14:35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Corollary 2 (Mean and variance of a sum of IID random variables)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</w:delText>
        </w:r>
      </w:del>
      <w:del w:id="9" w:author="PR Preview" w:date="2026-01-01T00:00:00Z">
        <w:r>
          <w:delText xml:space="preserve"> </w:delText>
        </w:r>
      </w:del>
      <w:hyperlink r:id="rId9">
        <w:del w:id="10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random variables,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each discrete or continuous,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with population mean</w:delText>
        </w:r>
      </w:del>
      <w:del w:id="17" w:author="PR Preview" w:date="2026-01-01T00:00:00Z">
        <w:r>
          <w:delText xml:space="preserve"> </w:delText>
        </w:r>
      </w:del>
      <m:oMath>
        <m:r>
          <m:t>μ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finite variance</w:delText>
        </w:r>
      </w:del>
      <w:del w:id="2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and let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5" w:author="PR Preview" w:date="2026-01-01T00:00:00Z">
        <w:r>
          <w:delText xml:space="preserve">.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Then:</w:delText>
        </w:r>
      </w:del>
    </w:p>
    <w:p>
      <w:pPr>
        <w:pStyle w:val="BodyText"/>
      </w:pPr>
      <w:ins w:id="28" w:author="PR Preview" w:date="2026-01-01T00:00:00Z">
        <w:r>
          <w:rPr>
            <w:b/>
            <w:bCs/>
          </w:rPr>
          <w:t xml:space="preserve">Theorem 2 (Mean and variance of a sum of IID random variables)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Let</w:t>
        </w:r>
      </w:ins>
      <w:ins w:id="3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be</w:t>
        </w:r>
      </w:ins>
      <w:ins w:id="34" w:author="PR Preview" w:date="2026-01-01T00:00:00Z">
        <w:r>
          <w:t xml:space="preserve"> </w:t>
        </w:r>
      </w:ins>
      <w:hyperlink r:id="rId9">
        <w:ins w:id="35" w:author="PR Preview" w:date="2026-01-01T00:00:00Z">
          <w:r>
            <w:rPr>
              <w:rStyle w:val="Hyperlink"/>
            </w:rPr>
            <w:t xml:space="preserve">IID</w:t>
          </w:r>
        </w:ins>
      </w:hyperlink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random variables,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each discrete or continuous,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with population mean</w:t>
        </w:r>
      </w:ins>
      <w:ins w:id="42" w:author="PR Preview" w:date="2026-01-01T00:00:00Z">
        <w:r>
          <w:t xml:space="preserve"> </w:t>
        </w:r>
      </w:ins>
      <m:oMath>
        <m:r>
          <m:t>μ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finite variance</w:t>
        </w:r>
      </w:ins>
      <w:ins w:id="45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46" w:author="PR Preview" w:date="2026-01-01T00:00:00Z">
        <w:r>
          <w:t xml:space="preserve">,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and let</w:t>
        </w:r>
      </w:ins>
      <w:ins w:id="4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50" w:author="PR Preview" w:date="2026-01-01T00:00:00Z">
        <w:r>
          <w:t xml:space="preserve">.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Then, by</w:t>
        </w:r>
      </w:ins>
      <w:ins w:id="53" w:author="PR Preview" w:date="2026-01-01T00:00:00Z">
        <w:r>
          <w:t xml:space="preserve"> </w:t>
        </w:r>
      </w:ins>
      <w:hyperlink r:id="rId13">
        <w:ins w:id="54" w:author="PR Preview" w:date="2026-01-01T00:00:00Z">
          <w:r>
            <w:rPr>
              <w:rStyle w:val="Hyperlink"/>
            </w:rPr>
            <w:t xml:space="preserve">linearity of expectation for finite sums</w:t>
          </w:r>
        </w:ins>
      </w:hyperlink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and the</w:t>
        </w:r>
      </w:ins>
      <w:ins w:id="57" w:author="PR Preview" w:date="2026-01-01T00:00:00Z">
        <w:r>
          <w:t xml:space="preserve"> </w:t>
        </w:r>
      </w:ins>
      <w:hyperlink r:id="rId14">
        <w:ins w:id="58" w:author="PR Preview" w:date="2026-01-01T00:00:00Z">
          <w:r>
            <w:rPr>
              <w:rStyle w:val="Hyperlink"/>
            </w:rPr>
            <w:t xml:space="preserve">variance of a linear combination</w:t>
          </w:r>
        </w:ins>
      </w:hyperlink>
      <w:ins w:id="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del w:id="60" w:author="PR Preview" w:date="2026-01-01T00:00:00Z">
        <w:r>
          <w:rPr>
            <w:i/>
            <w:iCs/>
          </w:rPr>
          <w:delText xml:space="preserve">Proof</w:delText>
        </w:r>
      </w:del>
      <w:del w:id="61" w:author="PR Preview" w:date="2026-01-01T00:00:00Z">
        <w:r>
          <w:delText xml:space="preserve">. </w:delText>
        </w:r>
      </w:del>
      <w:del w:id="62" w:author="PR Preview" w:date="2026-01-01T00:00:00Z">
        <w:r>
          <w:delText xml:space="preserve">For the mean, apply</w:delText>
        </w:r>
      </w:del>
      <w:del w:id="63" w:author="PR Preview" w:date="2026-01-01T00:00:00Z">
        <w:r>
          <w:delText xml:space="preserve"> </w:delText>
        </w:r>
      </w:del>
      <w:hyperlink r:id="rId47">
        <w:del w:id="64" w:author="PR Preview" w:date="2026-01-01T00:00:00Z">
          <w:r>
            <w:rPr>
              <w:rStyle w:val="Hyperlink"/>
            </w:rPr>
            <w:delText xml:space="preserve">linearity of expectation</w:delText>
          </w:r>
        </w:del>
      </w:hyperlink>
      <w:del w:id="65" w:author="PR Preview" w:date="2026-01-01T00:00:00Z">
        <w:r>
          <w:delText xml:space="preserve"> </w:delText>
        </w:r>
      </w:del>
      <w:del w:id="66" w:author="PR Preview" w:date="2026-01-01T00:00:00Z">
        <w:r>
          <w:delText xml:space="preserve">once per added summand:</w:delText>
        </w:r>
      </w:del>
    </w:p>
    <w:p>
      <w:pPr>
        <w:pStyle w:val="FirstParagraph"/>
      </w:pPr>
      <w:ins w:id="67" w:author="PR Preview" w:date="2026-01-01T00:00:00Z">
        <w:r>
          <w:rPr>
            <w:i/>
            <w:iCs/>
          </w:rPr>
          <w:t xml:space="preserve">Proof</w:t>
        </w:r>
      </w:ins>
      <w:ins w:id="68" w:author="PR Preview" w:date="2026-01-01T00:00:00Z">
        <w:r>
          <w:t xml:space="preserve">. </w:t>
        </w:r>
      </w:ins>
      <w:ins w:id="69" w:author="PR Preview" w:date="2026-01-01T00:00:00Z">
        <w:r>
          <w:t xml:space="preserve">For the mean, apply</w:t>
        </w:r>
      </w:ins>
      <w:ins w:id="70" w:author="PR Preview" w:date="2026-01-01T00:00:00Z">
        <w:r>
          <w:t xml:space="preserve"> </w:t>
        </w:r>
      </w:ins>
      <w:hyperlink r:id="rId13">
        <w:ins w:id="71" w:author="PR Preview" w:date="2026-01-01T00:00:00Z">
          <w:r>
            <w:rPr>
              <w:rStyle w:val="Hyperlink"/>
            </w:rPr>
            <w:t xml:space="preserve">linearity of expectation for finite sums</w:t>
          </w:r>
        </w:ins>
      </w:hyperlink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with every</w:t>
        </w:r>
      </w:ins>
      <w:ins w:id="7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7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del w:id="76" w:author="PR Preview" w:date="2026-01-01T00:00:00Z">
        <w:r>
          <w:rPr>
            <w:b/>
            <w:bCs/>
          </w:rPr>
          <w:delText xml:space="preserve">Corollary 3 (Mean and variance of a sample mean of IID random variables)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Let</w:delText>
        </w:r>
      </w:del>
      <w:del w:id="7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be</w:delText>
        </w:r>
      </w:del>
      <w:del w:id="82" w:author="PR Preview" w:date="2026-01-01T00:00:00Z">
        <w:r>
          <w:delText xml:space="preserve"> </w:delText>
        </w:r>
      </w:del>
      <w:hyperlink r:id="rId9">
        <w:del w:id="83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84" w:author="PR Preview" w:date="2026-01-01T00:00:00Z">
        <w:r>
          <w:delText xml:space="preserve"> </w:delText>
        </w:r>
      </w:del>
      <w:hyperlink r:id="rId19">
        <w:del w:id="85" w:author="PR Preview" w:date="2026-01-01T00:00:00Z">
          <w:r>
            <w:rPr>
              <w:rStyle w:val="Hyperlink"/>
            </w:rPr>
            <w:delText xml:space="preserve">random variables</w:delText>
          </w:r>
        </w:del>
      </w:hyperlink>
      <w:del w:id="86" w:author="PR Preview" w:date="2026-01-01T00:00:00Z">
        <w:r>
          <w:delText xml:space="preserve">,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each</w:delText>
        </w:r>
      </w:del>
      <w:del w:id="89" w:author="PR Preview" w:date="2026-01-01T00:00:00Z">
        <w:r>
          <w:delText xml:space="preserve"> </w:delText>
        </w:r>
      </w:del>
      <w:hyperlink r:id="rId20">
        <w:del w:id="90" w:author="PR Preview" w:date="2026-01-01T00:00:00Z">
          <w:r>
            <w:rPr>
              <w:rStyle w:val="Hyperlink"/>
            </w:rPr>
            <w:delText xml:space="preserve">discrete</w:delText>
          </w:r>
        </w:del>
      </w:hyperlink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or</w:delText>
        </w:r>
      </w:del>
      <w:del w:id="93" w:author="PR Preview" w:date="2026-01-01T00:00:00Z">
        <w:r>
          <w:delText xml:space="preserve"> </w:delText>
        </w:r>
      </w:del>
      <w:hyperlink r:id="rId21">
        <w:del w:id="94" w:author="PR Preview" w:date="2026-01-01T00:00:00Z">
          <w:r>
            <w:rPr>
              <w:rStyle w:val="Hyperlink"/>
            </w:rPr>
            <w:delText xml:space="preserve">continuous</w:delText>
          </w:r>
        </w:del>
      </w:hyperlink>
      <w:del w:id="95" w:author="PR Preview" w:date="2026-01-01T00:00:00Z">
        <w:r>
          <w:delText xml:space="preserve">,</w:delText>
        </w:r>
      </w:del>
      <w:del w:id="96" w:author="PR Preview" w:date="2026-01-01T00:00:00Z">
        <w:r>
          <w:delText xml:space="preserve"> </w:delText>
        </w:r>
      </w:del>
      <w:del w:id="97" w:author="PR Preview" w:date="2026-01-01T00:00:00Z">
        <w:r>
          <w:delText xml:space="preserve">with</w:delText>
        </w:r>
      </w:del>
      <w:del w:id="98" w:author="PR Preview" w:date="2026-01-01T00:00:00Z">
        <w:r>
          <w:delText xml:space="preserve"> </w:delText>
        </w:r>
      </w:del>
      <w:hyperlink r:id="rId22">
        <w:del w:id="99" w:author="PR Preview" w:date="2026-01-01T00:00:00Z">
          <w:r>
            <w:rPr>
              <w:rStyle w:val="Hyperlink"/>
            </w:rPr>
            <w:delText xml:space="preserve">population mean</w:delText>
          </w:r>
        </w:del>
      </w:hyperlink>
      <w:del w:id="100" w:author="PR Preview" w:date="2026-01-01T00:00:00Z">
        <w:r>
          <w:delText xml:space="preserve"> </w:delText>
        </w:r>
      </w:del>
      <m:oMath>
        <m:r>
          <m:t>μ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and finite</w:delText>
        </w:r>
      </w:del>
      <w:del w:id="103" w:author="PR Preview" w:date="2026-01-01T00:00:00Z">
        <w:r>
          <w:delText xml:space="preserve"> </w:delText>
        </w:r>
      </w:del>
      <w:hyperlink r:id="rId23">
        <w:del w:id="104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105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106" w:author="PR Preview" w:date="2026-01-01T00:00:00Z">
        <w:r>
          <w:delText xml:space="preserve">,</w:delText>
        </w:r>
      </w:del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and let</w:delText>
        </w:r>
      </w:del>
      <w:del w:id="109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10" w:author="PR Preview" w:date="2026-01-01T00:00:00Z">
        <w:r>
          <w:delText xml:space="preserve">.</w:delText>
        </w:r>
      </w:del>
      <w:del w:id="111" w:author="PR Preview" w:date="2026-01-01T00:00:00Z">
        <w:r>
          <w:delText xml:space="preserve"> </w:delText>
        </w:r>
      </w:del>
      <w:del w:id="112" w:author="PR Preview" w:date="2026-01-01T00:00:00Z">
        <w:r>
          <w:delText xml:space="preserve">Then:</w:delText>
        </w:r>
      </w:del>
    </w:p>
    <w:p>
      <w:pPr>
        <w:pStyle w:val="FirstParagraph"/>
      </w:pPr>
      <w:ins w:id="113" w:author="PR Preview" w:date="2026-01-01T00:00:00Z">
        <w:r>
          <w:rPr>
            <w:b/>
            <w:bCs/>
          </w:rPr>
          <w:t xml:space="preserve">Corollary 2 (Mean and variance of a sample mean of IID random variables)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Let</w:t>
        </w:r>
      </w:ins>
      <w:ins w:id="1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be</w:t>
        </w:r>
      </w:ins>
      <w:ins w:id="119" w:author="PR Preview" w:date="2026-01-01T00:00:00Z">
        <w:r>
          <w:t xml:space="preserve"> </w:t>
        </w:r>
      </w:ins>
      <w:hyperlink r:id="rId9">
        <w:ins w:id="120" w:author="PR Preview" w:date="2026-01-01T00:00:00Z">
          <w:r>
            <w:rPr>
              <w:rStyle w:val="Hyperlink"/>
            </w:rPr>
            <w:t xml:space="preserve">IID</w:t>
          </w:r>
        </w:ins>
      </w:hyperlink>
      <w:ins w:id="121" w:author="PR Preview" w:date="2026-01-01T00:00:00Z">
        <w:r>
          <w:t xml:space="preserve"> </w:t>
        </w:r>
      </w:ins>
      <w:hyperlink r:id="rId19">
        <w:ins w:id="122" w:author="PR Preview" w:date="2026-01-01T00:00:00Z">
          <w:r>
            <w:rPr>
              <w:rStyle w:val="Hyperlink"/>
            </w:rPr>
            <w:t xml:space="preserve">random variables</w:t>
          </w:r>
        </w:ins>
      </w:hyperlink>
      <w:ins w:id="123" w:author="PR Preview" w:date="2026-01-01T00:00:00Z">
        <w:r>
          <w:t xml:space="preserve">,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each</w:t>
        </w:r>
      </w:ins>
      <w:ins w:id="126" w:author="PR Preview" w:date="2026-01-01T00:00:00Z">
        <w:r>
          <w:t xml:space="preserve"> </w:t>
        </w:r>
      </w:ins>
      <w:hyperlink r:id="rId20">
        <w:ins w:id="127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128" w:author="PR Preview" w:date="2026-01-01T00:00:00Z">
        <w:r>
          <w:t xml:space="preserve"> </w:t>
        </w:r>
      </w:ins>
      <w:ins w:id="129" w:author="PR Preview" w:date="2026-01-01T00:00:00Z">
        <w:r>
          <w:t xml:space="preserve">or</w:t>
        </w:r>
      </w:ins>
      <w:ins w:id="130" w:author="PR Preview" w:date="2026-01-01T00:00:00Z">
        <w:r>
          <w:t xml:space="preserve"> </w:t>
        </w:r>
      </w:ins>
      <w:hyperlink r:id="rId21">
        <w:ins w:id="131" w:author="PR Preview" w:date="2026-01-01T00:00:00Z">
          <w:r>
            <w:rPr>
              <w:rStyle w:val="Hyperlink"/>
            </w:rPr>
            <w:t xml:space="preserve">continuous</w:t>
          </w:r>
        </w:ins>
      </w:hyperlink>
      <w:ins w:id="132" w:author="PR Preview" w:date="2026-01-01T00:00:00Z">
        <w:r>
          <w:t xml:space="preserve">,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with</w:t>
        </w:r>
      </w:ins>
      <w:ins w:id="135" w:author="PR Preview" w:date="2026-01-01T00:00:00Z">
        <w:r>
          <w:t xml:space="preserve"> </w:t>
        </w:r>
      </w:ins>
      <w:hyperlink r:id="rId22">
        <w:ins w:id="136" w:author="PR Preview" w:date="2026-01-01T00:00:00Z">
          <w:r>
            <w:rPr>
              <w:rStyle w:val="Hyperlink"/>
            </w:rPr>
            <w:t xml:space="preserve">population mean</w:t>
          </w:r>
        </w:ins>
      </w:hyperlink>
      <w:ins w:id="137" w:author="PR Preview" w:date="2026-01-01T00:00:00Z">
        <w:r>
          <w:t xml:space="preserve"> </w:t>
        </w:r>
      </w:ins>
      <m:oMath>
        <m:r>
          <m:t>μ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and finite</w:t>
        </w:r>
      </w:ins>
      <w:ins w:id="140" w:author="PR Preview" w:date="2026-01-01T00:00:00Z">
        <w:r>
          <w:t xml:space="preserve"> </w:t>
        </w:r>
      </w:ins>
      <w:hyperlink r:id="rId23">
        <w:ins w:id="141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142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143" w:author="PR Preview" w:date="2026-01-01T00:00:00Z">
        <w:r>
          <w:t xml:space="preserve">,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and let</w:t>
        </w:r>
      </w:ins>
      <w:ins w:id="146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47" w:author="PR Preview" w:date="2026-01-01T00:00:00Z">
        <w:r>
          <w:t xml:space="preserve">.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del w:id="150" w:author="PR Preview" w:date="2026-01-01T00:00:00Z">
        <w:r>
          <w:rPr>
            <w:i/>
            <w:iCs/>
          </w:rPr>
          <w:delText xml:space="preserve">Proof</w:delText>
        </w:r>
      </w:del>
      <w:del w:id="151" w:author="PR Preview" w:date="2026-01-01T00:00:00Z">
        <w:r>
          <w:delText xml:space="preserve">. </w:delText>
        </w:r>
      </w:del>
      <w:del w:id="152" w:author="PR Preview" w:date="2026-01-01T00:00:00Z">
        <w:r>
          <w:delText xml:space="preserve">Let</w:delText>
        </w:r>
      </w:del>
      <w:del w:id="15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54" w:author="PR Preview" w:date="2026-01-01T00:00:00Z">
        <w:r>
          <w:delText xml:space="preserve">, so</w:delText>
        </w:r>
      </w:del>
      <w:del w:id="155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156" w:author="PR Preview" w:date="2026-01-01T00:00:00Z">
        <w:r>
          <w:delText xml:space="preserve">.</w:delText>
        </w:r>
      </w:del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By</w:delText>
        </w:r>
      </w:del>
      <w:del w:id="159" w:author="PR Preview" w:date="2026-01-01T00:00:00Z">
        <w:r>
          <w:delText xml:space="preserve"> </w:delText>
        </w:r>
      </w:del>
      <w:hyperlink w:anchor="cor-sum-iid-moments">
        <w:del w:id="160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161" w:author="PR Preview" w:date="2026-01-01T00:00:00Z">
        <w:r>
          <w:delText xml:space="preserve">,</w:delText>
        </w:r>
      </w:del>
      <w:del w:id="16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and</w:delText>
        </w:r>
      </w:del>
      <w:del w:id="16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166" w:author="PR Preview" w:date="2026-01-01T00:00:00Z">
        <w:r>
          <w:delText xml:space="preserve">:</w:delText>
        </w:r>
      </w:del>
    </w:p>
    <w:p>
      <w:pPr>
        <w:pStyle w:val="FirstParagraph"/>
      </w:pPr>
      <w:ins w:id="167" w:author="PR Preview" w:date="2026-01-01T00:00:00Z">
        <w:r>
          <w:rPr>
            <w:i/>
            <w:iCs/>
          </w:rPr>
          <w:t xml:space="preserve">Proof</w:t>
        </w:r>
      </w:ins>
      <w:ins w:id="168" w:author="PR Preview" w:date="2026-01-01T00:00:00Z">
        <w:r>
          <w:t xml:space="preserve">. </w:t>
        </w:r>
      </w:ins>
      <w:ins w:id="169" w:author="PR Preview" w:date="2026-01-01T00:00:00Z">
        <w:r>
          <w:t xml:space="preserve">Let</w:t>
        </w:r>
      </w:ins>
      <w:ins w:id="170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71" w:author="PR Preview" w:date="2026-01-01T00:00:00Z">
        <w:r>
          <w:t xml:space="preserve">, so</w:t>
        </w:r>
      </w:ins>
      <w:ins w:id="172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173" w:author="PR Preview" w:date="2026-01-01T00:00:00Z">
        <w:r>
          <w:t xml:space="preserve">.</w:t>
        </w:r>
      </w:ins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By</w:t>
        </w:r>
      </w:ins>
      <w:ins w:id="176" w:author="PR Preview" w:date="2026-01-01T00:00:00Z">
        <w:r>
          <w:t xml:space="preserve"> </w:t>
        </w:r>
      </w:ins>
      <w:hyperlink w:anchor="thm-sum-iid-moments">
        <w:ins w:id="17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178" w:author="PR Preview" w:date="2026-01-01T00:00:00Z">
        <w:r>
          <w:t xml:space="preserve">,</w:t>
        </w:r>
      </w:ins>
      <w:ins w:id="17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and</w:t>
        </w:r>
      </w:ins>
      <w:ins w:id="182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84" w:author="PR Preview" w:date="2026-01-01T00:00:00Z">
        <w:r>
          <w:rPr>
            <w:i/>
            <w:iCs/>
          </w:rPr>
          <w:delText xml:space="preserve">Remark</w:delText>
        </w:r>
      </w:del>
      <w:del w:id="185" w:author="PR Preview" w:date="2026-01-01T00:00:00Z">
        <w:r>
          <w:delText xml:space="preserve">. </w:delText>
        </w:r>
      </w:del>
      <w:del w:id="186" w:author="PR Preview" w:date="2026-01-01T00:00:00Z">
        <w:r>
          <w:delText xml:space="preserve">In practice,</w:delText>
        </w:r>
      </w:del>
      <w:del w:id="187" w:author="PR Preview" w:date="2026-01-01T00:00:00Z">
        <w:r>
          <w:delText xml:space="preserve"> </w:delText>
        </w:r>
      </w:del>
      <w:hyperlink w:anchor="thm-clt">
        <w:del w:id="188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189" w:author="PR Preview" w:date="2026-01-01T00:00:00Z">
        <w:r>
          <w:delText xml:space="preserve"> </w:delText>
        </w:r>
      </w:del>
      <w:del w:id="190" w:author="PR Preview" w:date="2026-01-01T00:00:00Z">
        <w:r>
          <w:delText xml:space="preserve">justifies approximating</w:delText>
        </w:r>
      </w:del>
      <w:del w:id="191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192" w:author="PR Preview" w:date="2026-01-01T00:00:00Z">
        <w:r>
          <w:delText xml:space="preserve"> </w:delText>
        </w:r>
      </w:del>
      <w:del w:id="193" w:author="PR Preview" w:date="2026-01-01T00:00:00Z">
        <w:r>
          <w:delText xml:space="preserve">by a normal distribution with mean</w:delText>
        </w:r>
      </w:del>
      <w:del w:id="194" w:author="PR Preview" w:date="2026-01-01T00:00:00Z">
        <w:r>
          <w:delText xml:space="preserve"> </w:delText>
        </w:r>
      </w:del>
      <m:oMath>
        <m:r>
          <m:t>μ</m:t>
        </m:r>
      </m:oMath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delText xml:space="preserve">and variance</w:delText>
        </w:r>
      </w:del>
      <w:del w:id="19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198" w:author="PR Preview" w:date="2026-01-01T00:00:00Z">
        <w:r>
          <w:delText xml:space="preserve">,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and</w:delText>
        </w:r>
      </w:del>
      <w:del w:id="201" w:author="PR Preview" w:date="2026-01-01T00:00:00Z">
        <w:r>
          <w:delText xml:space="preserve"> </w:delText>
        </w:r>
      </w:del>
      <w:hyperlink w:anchor="cor-clt-sum">
        <w:del w:id="202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justifies approximating</w:delText>
        </w:r>
      </w:del>
      <w:del w:id="205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delText xml:space="preserve">by a normal distribution with mean</w:delText>
        </w:r>
      </w:del>
      <w:del w:id="208" w:author="PR Preview" w:date="2026-01-01T00:00:00Z">
        <w:r>
          <w:delText xml:space="preserve"> </w:delText>
        </w:r>
      </w:del>
      <m:oMath>
        <m:r>
          <m:t>n</m:t>
        </m:r>
        <m:r>
          <m:t>μ</m:t>
        </m:r>
      </m:oMath>
      <w:del w:id="209" w:author="PR Preview" w:date="2026-01-01T00:00:00Z">
        <w:r>
          <w:delText xml:space="preserve"> </w:delText>
        </w:r>
      </w:del>
      <w:del w:id="210" w:author="PR Preview" w:date="2026-01-01T00:00:00Z">
        <w:r>
          <w:delText xml:space="preserve">and variance</w:delText>
        </w:r>
      </w:del>
      <w:del w:id="211" w:author="PR Preview" w:date="2026-01-01T00:00:00Z">
        <w:r>
          <w:delText xml:space="preserve"> </w:delText>
        </w:r>
      </w:del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212" w:author="PR Preview" w:date="2026-01-01T00:00:00Z">
        <w:r>
          <w:delText xml:space="preserve">.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By</w:delText>
        </w:r>
      </w:del>
      <w:del w:id="215" w:author="PR Preview" w:date="2026-01-01T00:00:00Z">
        <w:r>
          <w:delText xml:space="preserve"> </w:delText>
        </w:r>
      </w:del>
      <w:hyperlink w:anchor="cor-sum-iid-moments">
        <w:del w:id="216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217" w:author="PR Preview" w:date="2026-01-01T00:00:00Z">
        <w:r>
          <w:delText xml:space="preserve">, these are exactly the means and variances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of</w:delText>
        </w:r>
      </w:del>
      <w:del w:id="220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and</w:delText>
        </w:r>
      </w:del>
      <w:del w:id="223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224" w:author="PR Preview" w:date="2026-01-01T00:00:00Z">
        <w:r>
          <w:delText xml:space="preserve">.</w:delText>
        </w:r>
      </w:del>
    </w:p>
    <w:p>
      <w:pPr>
        <w:pStyle w:val="FirstParagraph"/>
      </w:pPr>
      <w:ins w:id="225" w:author="PR Preview" w:date="2026-01-01T00:00:00Z">
        <w:r>
          <w:rPr>
            <w:i/>
            <w:iCs/>
          </w:rPr>
          <w:t xml:space="preserve">Remark</w:t>
        </w:r>
      </w:ins>
      <w:ins w:id="226" w:author="PR Preview" w:date="2026-01-01T00:00:00Z">
        <w:r>
          <w:t xml:space="preserve">. </w:t>
        </w:r>
      </w:ins>
      <w:ins w:id="227" w:author="PR Preview" w:date="2026-01-01T00:00:00Z">
        <w:r>
          <w:t xml:space="preserve">In practice,</w:t>
        </w:r>
      </w:ins>
      <w:ins w:id="228" w:author="PR Preview" w:date="2026-01-01T00:00:00Z">
        <w:r>
          <w:t xml:space="preserve"> </w:t>
        </w:r>
      </w:ins>
      <w:hyperlink w:anchor="thm-clt">
        <w:ins w:id="229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justifies approximating</w:t>
        </w:r>
      </w:ins>
      <w:ins w:id="232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by a</w:t>
        </w:r>
      </w:ins>
      <w:ins w:id="235" w:author="PR Preview" w:date="2026-01-01T00:00:00Z">
        <w:r>
          <w:t xml:space="preserve"> </w:t>
        </w:r>
      </w:ins>
      <w:hyperlink r:id="rId25">
        <w:ins w:id="236" w:author="PR Preview" w:date="2026-01-01T00:00:00Z">
          <w:r>
            <w:rPr>
              <w:rStyle w:val="Hyperlink"/>
            </w:rPr>
            <w:t xml:space="preserve">normal distribution</w:t>
          </w:r>
        </w:ins>
      </w:hyperlink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with</w:t>
        </w:r>
      </w:ins>
      <w:ins w:id="239" w:author="PR Preview" w:date="2026-01-01T00:00:00Z">
        <w:r>
          <w:t xml:space="preserve"> </w:t>
        </w:r>
      </w:ins>
      <w:hyperlink r:id="rId22">
        <w:ins w:id="240" w:author="PR Preview" w:date="2026-01-01T00:00:00Z">
          <w:r>
            <w:rPr>
              <w:rStyle w:val="Hyperlink"/>
            </w:rPr>
            <w:t xml:space="preserve">mean</w:t>
          </w:r>
        </w:ins>
      </w:hyperlink>
      <w:ins w:id="241" w:author="PR Preview" w:date="2026-01-01T00:00:00Z">
        <w:r>
          <w:t xml:space="preserve"> </w:t>
        </w:r>
      </w:ins>
      <m:oMath>
        <m:r>
          <m:t>μ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and</w:t>
        </w:r>
      </w:ins>
      <w:ins w:id="244" w:author="PR Preview" w:date="2026-01-01T00:00:00Z">
        <w:r>
          <w:t xml:space="preserve"> </w:t>
        </w:r>
      </w:ins>
      <w:hyperlink r:id="rId23">
        <w:ins w:id="245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46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247" w:author="PR Preview" w:date="2026-01-01T00:00:00Z">
        <w:r>
          <w:t xml:space="preserve">,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and</w:t>
        </w:r>
      </w:ins>
      <w:ins w:id="250" w:author="PR Preview" w:date="2026-01-01T00:00:00Z">
        <w:r>
          <w:t xml:space="preserve"> </w:t>
        </w:r>
      </w:ins>
      <w:hyperlink w:anchor="cor-clt-sum">
        <w:ins w:id="251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justifies approximating</w:t>
        </w:r>
      </w:ins>
      <w:ins w:id="25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by a normal distribution with mean</w:t>
        </w:r>
      </w:ins>
      <w:ins w:id="257" w:author="PR Preview" w:date="2026-01-01T00:00:00Z">
        <w:r>
          <w:t xml:space="preserve"> </w:t>
        </w:r>
      </w:ins>
      <m:oMath>
        <m:r>
          <m:t>n</m:t>
        </m:r>
        <m:r>
          <m:t>μ</m:t>
        </m:r>
      </m:oMath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and variance</w:t>
        </w:r>
      </w:ins>
      <w:ins w:id="260" w:author="PR Preview" w:date="2026-01-01T00:00:00Z">
        <w:r>
          <w:t xml:space="preserve"> </w:t>
        </w:r>
      </w:ins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261" w:author="PR Preview" w:date="2026-01-01T00:00:00Z">
        <w:r>
          <w:t xml:space="preserve">.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By</w:t>
        </w:r>
      </w:ins>
      <w:ins w:id="264" w:author="PR Preview" w:date="2026-01-01T00:00:00Z">
        <w:r>
          <w:t xml:space="preserve"> </w:t>
        </w:r>
      </w:ins>
      <w:hyperlink w:anchor="thm-sum-iid-moments">
        <w:ins w:id="265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266" w:author="PR Preview" w:date="2026-01-01T00:00:00Z">
        <w:r>
          <w:t xml:space="preserve">, these are exactly the means and</w:t>
        </w:r>
      </w:ins>
      <w:ins w:id="267" w:author="PR Preview" w:date="2026-01-01T00:00:00Z">
        <w:r>
          <w:t xml:space="preserve"> </w:t>
        </w:r>
      </w:ins>
      <w:hyperlink r:id="rId23">
        <w:ins w:id="268" w:author="PR Preview" w:date="2026-01-01T00:00:00Z">
          <w:r>
            <w:rPr>
              <w:rStyle w:val="Hyperlink"/>
            </w:rPr>
            <w:t xml:space="preserve">variances</w:t>
          </w:r>
        </w:ins>
      </w:hyperlink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of</w:t>
        </w:r>
      </w:ins>
      <w:ins w:id="271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and</w:t>
        </w:r>
      </w:ins>
      <w:ins w:id="274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275" w:author="PR Preview" w:date="2026-01-01T00:00:00Z">
        <w:r>
          <w:t xml:space="preserve">.</w:t>
        </w:r>
      </w:ins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del w:id="276" w:author="PR Preview" w:date="2026-01-01T00:00:00Z">
        <w:r>
          <w:delText xml:space="preserve">Horsepower is not bell-shaped:</w:delText>
        </w:r>
      </w:del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a few powerful cars give it a long right tail.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To apply</w:delText>
        </w:r>
      </w:del>
      <w:del w:id="281" w:author="PR Preview" w:date="2026-01-01T00:00:00Z">
        <w:r>
          <w:delText xml:space="preserve"> </w:delText>
        </w:r>
      </w:del>
      <w:hyperlink w:anchor="thm-clt">
        <w:del w:id="282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83" w:author="PR Preview" w:date="2026-01-01T00:00:00Z">
        <w:r>
          <w:delText xml:space="preserve">, treat each draw of one car at random as one IID observation</w:delText>
        </w:r>
      </w:del>
      <w:del w:id="28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285" w:author="PR Preview" w:date="2026-01-01T00:00:00Z">
        <w:r>
          <w:delText xml:space="preserve">,</w:delText>
        </w:r>
      </w:del>
      <w:del w:id="286" w:author="PR Preview" w:date="2026-01-01T00:00:00Z">
        <w:r>
          <w:delText xml:space="preserve"> </w:delText>
        </w:r>
      </w:del>
      <w:del w:id="287" w:author="PR Preview" w:date="2026-01-01T00:00:00Z">
        <w:r>
          <w:delText xml:space="preserve">so that</w:delText>
        </w:r>
      </w:del>
      <w:del w:id="288" w:author="PR Preview" w:date="2026-01-01T00:00:00Z">
        <w:r>
          <w:delText xml:space="preserve"> </w:delText>
        </w:r>
      </w:del>
      <m:oMath>
        <m:r>
          <m:t>μ</m:t>
        </m:r>
      </m:oMath>
      <w:del w:id="289" w:author="PR Preview" w:date="2026-01-01T00:00:00Z">
        <w:r>
          <w:delText xml:space="preserve"> </w:delText>
        </w:r>
      </w:del>
      <w:del w:id="290" w:author="PR Preview" w:date="2026-01-01T00:00:00Z">
        <w:r>
          <w:delText xml:space="preserve">and</w:delText>
        </w:r>
      </w:del>
      <w:del w:id="29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292" w:author="PR Preview" w:date="2026-01-01T00:00:00Z">
        <w:r>
          <w:delText xml:space="preserve"> </w:delText>
        </w:r>
      </w:del>
      <w:del w:id="293" w:author="PR Preview" w:date="2026-01-01T00:00:00Z">
        <w:r>
          <w:delText xml:space="preserve">are the population mean and variance of the 392 horsepower values.</w:delText>
        </w:r>
      </w:del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The sample mean</w:delText>
        </w:r>
      </w:del>
      <w:del w:id="296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297" w:author="PR Preview" w:date="2026-01-01T00:00:00Z">
        <w:r>
          <w:delText xml:space="preserve">, where</w:delText>
        </w:r>
      </w:del>
      <w:del w:id="298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299" w:author="PR Preview" w:date="2026-01-01T00:00:00Z">
        <w:r>
          <w:delText xml:space="preserve">, has mean</w:delText>
        </w:r>
      </w:del>
      <w:del w:id="300" w:author="PR Preview" w:date="2026-01-01T00:00:00Z">
        <w:r>
          <w:delText xml:space="preserve"> </w:delText>
        </w:r>
      </w:del>
      <m:oMath>
        <m:r>
          <m:t>μ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and standard deviation</w:delText>
        </w:r>
      </w:del>
      <w:del w:id="303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304" w:author="PR Preview" w:date="2026-01-01T00:00:00Z">
        <w:r>
          <w:delText xml:space="preserve">,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because</w:delText>
        </w:r>
      </w:del>
      <w:del w:id="30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</m:oMath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has mean</w:delText>
        </w:r>
      </w:del>
      <w:del w:id="310" w:author="PR Preview" w:date="2026-01-01T00:00:00Z">
        <w:r>
          <w:delText xml:space="preserve"> </w:delText>
        </w:r>
      </w:del>
      <m:oMath>
        <m:r>
          <m:t>n</m:t>
        </m:r>
        <m:r>
          <m:t>μ</m:t>
        </m:r>
      </m:oMath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and variance</w:delText>
        </w:r>
      </w:del>
      <w:del w:id="313" w:author="PR Preview" w:date="2026-01-01T00:00:00Z">
        <w:r>
          <w:delText xml:space="preserve"> </w:delText>
        </w:r>
      </w:del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by</w:delText>
        </w:r>
      </w:del>
      <w:del w:id="316" w:author="PR Preview" w:date="2026-01-01T00:00:00Z">
        <w:r>
          <w:delText xml:space="preserve"> </w:delText>
        </w:r>
      </w:del>
      <w:hyperlink w:anchor="cor-sum-iid-moments">
        <w:del w:id="317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318" w:author="PR Preview" w:date="2026-01-01T00:00:00Z">
        <w:r>
          <w:delText xml:space="preserve">.</w:delText>
        </w:r>
      </w:del>
      <w:del w:id="319" w:author="PR Preview" w:date="2026-01-01T00:00:00Z">
        <w:r>
          <w:delText xml:space="preserve"> </w:delText>
        </w:r>
      </w:del>
      <w:del w:id="320" w:author="PR Preview" w:date="2026-01-01T00:00:00Z">
        <w:r>
          <w:delText xml:space="preserve">The code below draws 10,000 random samples of each size</w:delText>
        </w:r>
      </w:del>
      <w:del w:id="32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del w:id="322" w:author="PR Preview" w:date="2026-01-01T00:00:00Z">
        <w:r>
          <w:delText xml:space="preserve">,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with replacement, and computes each sample’s sample mean.</w:delText>
        </w:r>
      </w:del>
    </w:p>
    <w:p>
      <w:pPr>
        <w:pStyle w:val="BodyText"/>
      </w:pPr>
      <w:ins w:id="325" w:author="PR Preview" w:date="2026-01-01T00:00:00Z">
        <w:r>
          <w:t xml:space="preserve">Horsepower is not bell-shaped: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 few powerful cars give it a long right tail.</w:t>
        </w:r>
      </w:ins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To apply</w:t>
        </w:r>
      </w:ins>
      <w:ins w:id="330" w:author="PR Preview" w:date="2026-01-01T00:00:00Z">
        <w:r>
          <w:t xml:space="preserve"> </w:t>
        </w:r>
      </w:ins>
      <w:hyperlink w:anchor="thm-clt">
        <w:ins w:id="331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332" w:author="PR Preview" w:date="2026-01-01T00:00:00Z">
        <w:r>
          <w:t xml:space="preserve">, treat each draw of one car at random as one IID observation</w:t>
        </w:r>
      </w:ins>
      <w:ins w:id="333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334" w:author="PR Preview" w:date="2026-01-01T00:00:00Z">
        <w:r>
          <w:t xml:space="preserve">,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so that</w:t>
        </w:r>
      </w:ins>
      <w:ins w:id="337" w:author="PR Preview" w:date="2026-01-01T00:00:00Z">
        <w:r>
          <w:t xml:space="preserve"> </w:t>
        </w:r>
      </w:ins>
      <m:oMath>
        <m:r>
          <m:t>μ</m:t>
        </m:r>
      </m:oMath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and</w:t>
        </w:r>
      </w:ins>
      <w:ins w:id="340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are the population mean and variance of the 392 horsepower values.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The sample mean</w:t>
        </w:r>
      </w:ins>
      <w:ins w:id="345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346" w:author="PR Preview" w:date="2026-01-01T00:00:00Z">
        <w:r>
          <w:t xml:space="preserve">, where</w:t>
        </w:r>
      </w:ins>
      <w:ins w:id="347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348" w:author="PR Preview" w:date="2026-01-01T00:00:00Z">
        <w:r>
          <w:t xml:space="preserve">, has mean</w:t>
        </w:r>
      </w:ins>
      <w:ins w:id="349" w:author="PR Preview" w:date="2026-01-01T00:00:00Z">
        <w:r>
          <w:t xml:space="preserve"> </w:t>
        </w:r>
      </w:ins>
      <m:oMath>
        <m:r>
          <m:t>μ</m:t>
        </m:r>
      </m:oMath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and standard deviation</w:t>
        </w:r>
      </w:ins>
      <w:ins w:id="352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353" w:author="PR Preview" w:date="2026-01-01T00:00:00Z">
        <w:r>
          <w:t xml:space="preserve">,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because</w:t>
        </w:r>
      </w:ins>
      <w:ins w:id="356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</m:oMath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has mean</w:t>
        </w:r>
      </w:ins>
      <w:ins w:id="359" w:author="PR Preview" w:date="2026-01-01T00:00:00Z">
        <w:r>
          <w:t xml:space="preserve"> </w:t>
        </w:r>
      </w:ins>
      <m:oMath>
        <m:r>
          <m:t>n</m:t>
        </m:r>
        <m:r>
          <m:t>μ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and variance</w:t>
        </w:r>
      </w:ins>
      <w:ins w:id="362" w:author="PR Preview" w:date="2026-01-01T00:00:00Z">
        <w:r>
          <w:t xml:space="preserve"> </w:t>
        </w:r>
      </w:ins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by</w:t>
        </w:r>
      </w:ins>
      <w:ins w:id="365" w:author="PR Preview" w:date="2026-01-01T00:00:00Z">
        <w:r>
          <w:t xml:space="preserve"> </w:t>
        </w:r>
      </w:ins>
      <w:hyperlink w:anchor="thm-sum-iid-moments">
        <w:ins w:id="366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67" w:author="PR Preview" w:date="2026-01-01T00:00:00Z">
        <w:r>
          <w:t xml:space="preserve">.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The code below draws 10,000 random samples of each size</w:t>
        </w:r>
      </w:ins>
      <w:ins w:id="37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ins w:id="371" w:author="PR Preview" w:date="2026-01-01T00:00:00Z">
        <w:r>
          <w:t xml:space="preserve">,</w:t>
        </w:r>
      </w:ins>
      <w:ins w:id="372" w:author="PR Preview" w:date="2026-01-01T00:00:00Z">
        <w:r>
          <w:t xml:space="preserve"> </w:t>
        </w:r>
      </w:ins>
      <w:ins w:id="373" w:author="PR Preview" w:date="2026-01-01T00:00:00Z">
        <w:r>
          <w:t xml:space="preserve">with replacement, and computes each sample’s sample mean.</w:t>
        </w:r>
      </w:ins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del w:id="374" w:author="PR Preview" w:date="2026-01-01T00:00:00Z">
        <w:r>
          <w:delText xml:space="preserve">The sample means for</w:delText>
        </w:r>
      </w:del>
      <w:del w:id="37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are just single cars, so they are skewed.</w:delText>
        </w:r>
      </w:del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By</w:delText>
        </w:r>
      </w:del>
      <w:del w:id="38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381" w:author="PR Preview" w:date="2026-01-01T00:00:00Z">
        <w:r>
          <w:delText xml:space="preserve"> </w:delText>
        </w:r>
      </w:del>
      <w:del w:id="382" w:author="PR Preview" w:date="2026-01-01T00:00:00Z">
        <w:r>
          <w:delText xml:space="preserve">the histogram is close to the normal curve.</w:delText>
        </w:r>
      </w:del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The standard deviation of the sample means is within</w:delText>
        </w:r>
      </w:del>
      <w:del w:id="385" w:author="PR Preview" w:date="2026-01-01T00:00:00Z">
        <w:r>
          <w:delText xml:space="preserve"> </w:delText>
        </w:r>
      </w:del>
      <w:del w:id="386" w:author="PR Preview" w:date="2026-01-01T00:00:00Z">
        <w:r>
          <w:delText xml:space="preserve">1.2%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of</w:delText>
        </w:r>
      </w:del>
      <w:del w:id="389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del w:id="390" w:author="PR Preview" w:date="2026-01-01T00:00:00Z">
        <w:r>
          <w:delText xml:space="preserve"> </w:delText>
        </w:r>
      </w:del>
      <w:del w:id="391" w:author="PR Preview" w:date="2026-01-01T00:00:00Z">
        <w:r>
          <w:delText xml:space="preserve">at every</w:delText>
        </w:r>
      </w:del>
      <w:del w:id="392" w:author="PR Preview" w:date="2026-01-01T00:00:00Z">
        <w:r>
          <w:delText xml:space="preserve"> </w:delText>
        </w:r>
      </w:del>
      <m:oMath>
        <m:r>
          <m:t>n</m:t>
        </m:r>
      </m:oMath>
      <w:del w:id="393" w:author="PR Preview" w:date="2026-01-01T00:00:00Z">
        <w:r>
          <w:delText xml:space="preserve">,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as</w:delText>
        </w:r>
      </w:del>
      <w:del w:id="396" w:author="PR Preview" w:date="2026-01-01T00:00:00Z">
        <w:r>
          <w:delText xml:space="preserve"> </w:delText>
        </w:r>
      </w:del>
      <w:hyperlink w:anchor="cor-sum-iid-moments">
        <w:del w:id="397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398" w:author="PR Preview" w:date="2026-01-01T00:00:00Z">
        <w:r>
          <w:delText xml:space="preserve"> </w:delText>
        </w:r>
      </w:del>
      <w:del w:id="399" w:author="PR Preview" w:date="2026-01-01T00:00:00Z">
        <w:r>
          <w:delText xml:space="preserve">predicts.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The skewness of the sample means,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which is zero for a normal distribution,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falls from 1.07 at</w:delText>
        </w:r>
      </w:del>
      <w:del w:id="40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1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to 0.48 at</w:delText>
        </w:r>
      </w:del>
      <w:del w:id="40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5</m:t>
        </m:r>
      </m:oMath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delText xml:space="preserve">and 0.2 at</w:delText>
        </w:r>
      </w:del>
      <w:del w:id="412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30</m:t>
        </m:r>
      </m:oMath>
      <w:del w:id="413" w:author="PR Preview" w:date="2026-01-01T00:00:00Z">
        <w:r>
          <w:delText xml:space="preserve">.</w:delText>
        </w:r>
      </w:del>
    </w:p>
    <w:p>
      <w:pPr>
        <w:pStyle w:val="BodyText"/>
      </w:pPr>
      <w:ins w:id="414" w:author="PR Preview" w:date="2026-01-01T00:00:00Z">
        <w:r>
          <w:t xml:space="preserve">The sample means for</w:t>
        </w:r>
      </w:ins>
      <w:ins w:id="41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are just single cars, so they are skewed.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By</w:t>
        </w:r>
      </w:ins>
      <w:ins w:id="4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the histogram is close to the normal curve.</w:t>
        </w:r>
      </w:ins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The standard deviation of the sample means is within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1.2%</w:t>
        </w:r>
      </w:ins>
      <w:ins w:id="427" w:author="PR Preview" w:date="2026-01-01T00:00:00Z">
        <w:r>
          <w:t xml:space="preserve"> </w:t>
        </w:r>
      </w:ins>
      <w:ins w:id="428" w:author="PR Preview" w:date="2026-01-01T00:00:00Z">
        <w:r>
          <w:t xml:space="preserve">of</w:t>
        </w:r>
      </w:ins>
      <w:ins w:id="42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at every</w:t>
        </w:r>
      </w:ins>
      <w:ins w:id="432" w:author="PR Preview" w:date="2026-01-01T00:00:00Z">
        <w:r>
          <w:t xml:space="preserve"> </w:t>
        </w:r>
      </w:ins>
      <m:oMath>
        <m:r>
          <m:t>n</m:t>
        </m:r>
      </m:oMath>
      <w:ins w:id="433" w:author="PR Preview" w:date="2026-01-01T00:00:00Z">
        <w:r>
          <w:t xml:space="preserve">,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as</w:t>
        </w:r>
      </w:ins>
      <w:ins w:id="436" w:author="PR Preview" w:date="2026-01-01T00:00:00Z">
        <w:r>
          <w:t xml:space="preserve"> </w:t>
        </w:r>
      </w:ins>
      <w:hyperlink w:anchor="thm-sum-iid-moments">
        <w:ins w:id="437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predicts.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The skewness of the sample means,</w:t>
        </w:r>
      </w:ins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which is zero for a normal distribution,</w:t>
        </w:r>
      </w:ins>
      <w:ins w:id="444" w:author="PR Preview" w:date="2026-01-01T00:00:00Z">
        <w:r>
          <w:t xml:space="preserve"> </w:t>
        </w:r>
      </w:ins>
      <w:ins w:id="445" w:author="PR Preview" w:date="2026-01-01T00:00:00Z">
        <w:r>
          <w:t xml:space="preserve">falls from 1.07 at</w:t>
        </w:r>
      </w:ins>
      <w:ins w:id="44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to 0.48 at</w:t>
        </w:r>
      </w:ins>
      <w:ins w:id="44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</m:t>
        </m:r>
      </m:oMath>
      <w:ins w:id="450" w:author="PR Preview" w:date="2026-01-01T00:00:00Z">
        <w:r>
          <w:t xml:space="preserve"> </w:t>
        </w:r>
      </w:ins>
      <w:ins w:id="451" w:author="PR Preview" w:date="2026-01-01T00:00:00Z">
        <w:r>
          <w:t xml:space="preserve">and 0.2 at</w:t>
        </w:r>
      </w:ins>
      <w:ins w:id="45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30</m:t>
        </m:r>
      </m:oMath>
      <w:ins w:id="453" w:author="PR Preview" w:date="2026-01-01T00:00:00Z">
        <w:r>
          <w:t xml:space="preserve">.</w:t>
        </w:r>
      </w:ins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del w:id="454" w:author="PR Preview" w:date="2026-01-01T00:00:00Z">
        <w:r>
          <w:rPr>
            <w:b/>
            <w:bCs/>
          </w:rPr>
          <w:delText xml:space="preserve">Theorem 2 (Markov’s inequality)</w:delText>
        </w:r>
      </w:del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Let</w:delText>
        </w:r>
      </w:del>
      <w:del w:id="457" w:author="PR Preview" w:date="2026-01-01T00:00:00Z">
        <w:r>
          <w:delText xml:space="preserve"> </w:delText>
        </w:r>
      </w:del>
      <m:oMath>
        <m:r>
          <m:t>X</m:t>
        </m:r>
      </m:oMath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be a random variable with</w:delText>
        </w:r>
      </w:del>
      <w:del w:id="46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≥</m:t>
        </m:r>
        <m:r>
          <m:t>0</m:t>
        </m:r>
      </m:oMath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and</w:delText>
        </w:r>
      </w:del>
      <w:del w:id="46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464" w:author="PR Preview" w:date="2026-01-01T00:00:00Z">
        <w:r>
          <w:delText xml:space="preserve">.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Then for every</w:delText>
        </w:r>
      </w:del>
      <w:del w:id="467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&gt;</m:t>
        </m:r>
        <m:r>
          <m:t>0</m:t>
        </m:r>
      </m:oMath>
      <w:del w:id="468" w:author="PR Preview" w:date="2026-01-01T00:00:00Z">
        <w:r>
          <w:delText xml:space="preserve"> </w:delText>
        </w:r>
      </w:del>
      <w:del w:id="469" w:author="PR Preview" w:date="2026-01-01T00:00:00Z">
        <w:r>
          <w:delText xml:space="preserve">[4]</w:delText>
        </w:r>
      </w:del>
      <w:del w:id="470" w:author="PR Preview" w:date="2026-01-01T00:00:00Z">
        <w:r>
          <w:delText xml:space="preserve">:</w:delText>
        </w:r>
      </w:del>
    </w:p>
    <w:p>
      <w:pPr>
        <w:pStyle w:val="FirstParagraph"/>
      </w:pPr>
      <w:ins w:id="471" w:author="PR Preview" w:date="2026-01-01T00:00:00Z">
        <w:r>
          <w:rPr>
            <w:b/>
            <w:bCs/>
          </w:rPr>
          <w:t xml:space="preserve">Theorem 3 (Markov’s inequality)</w:t>
        </w:r>
      </w:ins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Let</w:t>
        </w:r>
      </w:ins>
      <w:ins w:id="474" w:author="PR Preview" w:date="2026-01-01T00:00:00Z">
        <w:r>
          <w:t xml:space="preserve"> </w:t>
        </w:r>
      </w:ins>
      <m:oMath>
        <m:r>
          <m:t>X</m:t>
        </m:r>
      </m:oMath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be a random variable with</w:t>
        </w:r>
      </w:ins>
      <w:ins w:id="47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≥</m:t>
        </m:r>
        <m:r>
          <m:t>0</m:t>
        </m:r>
      </m:oMath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and</w:t>
        </w:r>
      </w:ins>
      <w:ins w:id="480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481" w:author="PR Preview" w:date="2026-01-01T00:00:00Z">
        <w:r>
          <w:t xml:space="preserve">.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Then for every</w:t>
        </w:r>
      </w:ins>
      <w:ins w:id="48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85" w:author="PR Preview" w:date="2026-01-01T00:00:00Z">
        <w:r>
          <w:t xml:space="preserve"> </w:t>
        </w:r>
      </w:ins>
      <w:ins w:id="486" w:author="PR Preview" w:date="2026-01-01T00:00:00Z">
        <w:r>
          <w:t xml:space="preserve">[4]</w:t>
        </w:r>
      </w:ins>
      <w:ins w:id="48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del w:id="488" w:author="PR Preview" w:date="2026-01-01T00:00:00Z">
        <w:r>
          <w:rPr>
            <w:b/>
            <w:bCs/>
          </w:rPr>
          <w:delText xml:space="preserve">Theorem 3 (Chebyshev’s inequality)</w:delText>
        </w:r>
      </w:del>
      <w:del w:id="489" w:author="PR Preview" w:date="2026-01-01T00:00:00Z">
        <w:r>
          <w:delText xml:space="preserve"> </w:delText>
        </w:r>
      </w:del>
      <w:del w:id="490" w:author="PR Preview" w:date="2026-01-01T00:00:00Z">
        <w:r>
          <w:delText xml:space="preserve">Let</w:delText>
        </w:r>
      </w:del>
      <w:del w:id="491" w:author="PR Preview" w:date="2026-01-01T00:00:00Z">
        <w:r>
          <w:delText xml:space="preserve"> </w:delText>
        </w:r>
      </w:del>
      <m:oMath>
        <m:r>
          <m:t>X</m:t>
        </m:r>
      </m:oMath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be a random variable with mean</w:delText>
        </w:r>
      </w:del>
      <w:del w:id="494" w:author="PR Preview" w:date="2026-01-01T00:00:00Z">
        <w:r>
          <w:delText xml:space="preserve"> </w:delText>
        </w:r>
      </w:del>
      <m:oMath>
        <m:r>
          <m:t>μ</m:t>
        </m:r>
      </m:oMath>
      <w:del w:id="495" w:author="PR Preview" w:date="2026-01-01T00:00:00Z">
        <w:r>
          <w:delText xml:space="preserve"> </w:delText>
        </w:r>
      </w:del>
      <w:del w:id="496" w:author="PR Preview" w:date="2026-01-01T00:00:00Z">
        <w:r>
          <w:delText xml:space="preserve">and finite variance</w:delText>
        </w:r>
      </w:del>
      <w:del w:id="49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498" w:author="PR Preview" w:date="2026-01-01T00:00:00Z">
        <w:r>
          <w:delText xml:space="preserve">.</w:delText>
        </w:r>
      </w:del>
      <w:del w:id="499" w:author="PR Preview" w:date="2026-01-01T00:00:00Z">
        <w:r>
          <w:delText xml:space="preserve"> </w:delText>
        </w:r>
      </w:del>
      <w:del w:id="500" w:author="PR Preview" w:date="2026-01-01T00:00:00Z">
        <w:r>
          <w:delText xml:space="preserve">Then for every</w:delText>
        </w:r>
      </w:del>
      <w:del w:id="501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&gt;</m:t>
        </m:r>
        <m:r>
          <m:t>0</m:t>
        </m:r>
      </m:oMath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[9]</w:delText>
        </w:r>
      </w:del>
      <w:del w:id="504" w:author="PR Preview" w:date="2026-01-01T00:00:00Z">
        <w:r>
          <w:delText xml:space="preserve">:</w:delText>
        </w:r>
      </w:del>
    </w:p>
    <w:p>
      <w:pPr>
        <w:pStyle w:val="BodyText"/>
      </w:pPr>
      <w:ins w:id="505" w:author="PR Preview" w:date="2026-01-01T00:00:00Z">
        <w:r>
          <w:rPr>
            <w:b/>
            <w:bCs/>
          </w:rPr>
          <w:t xml:space="preserve">Theorem 4 (Chebyshev’s inequality)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Let</w:t>
        </w:r>
      </w:ins>
      <w:ins w:id="508" w:author="PR Preview" w:date="2026-01-01T00:00:00Z">
        <w:r>
          <w:t xml:space="preserve"> </w:t>
        </w:r>
      </w:ins>
      <m:oMath>
        <m:r>
          <m:t>X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be a random variable with mean</w:t>
        </w:r>
      </w:ins>
      <w:ins w:id="511" w:author="PR Preview" w:date="2026-01-01T00:00:00Z">
        <w:r>
          <w:t xml:space="preserve"> </w:t>
        </w:r>
      </w:ins>
      <m:oMath>
        <m:r>
          <m:t>μ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and finite variance</w:t>
        </w:r>
      </w:ins>
      <w:ins w:id="51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515" w:author="PR Preview" w:date="2026-01-01T00:00:00Z">
        <w:r>
          <w:t xml:space="preserve">.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Then for every</w:t>
        </w:r>
      </w:ins>
      <w:ins w:id="518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&gt;</m:t>
        </m:r>
        <m:r>
          <m:t>0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[9]</w:t>
        </w:r>
      </w:ins>
      <w:ins w:id="5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del w:id="522" w:author="PR Preview" w:date="2026-01-01T00:00:00Z">
        <w:r>
          <w:rPr>
            <w:i/>
            <w:iCs/>
          </w:rPr>
          <w:delText xml:space="preserve">Proof</w:delText>
        </w:r>
      </w:del>
      <w:del w:id="523" w:author="PR Preview" w:date="2026-01-01T00:00:00Z">
        <w:r>
          <w:delText xml:space="preserve">. </w:delText>
        </w:r>
      </w:del>
      <w:del w:id="524" w:author="PR Preview" w:date="2026-01-01T00:00:00Z">
        <w:r>
          <w:delText xml:space="preserve">The random variable</w:delText>
        </w:r>
      </w:del>
      <w:del w:id="52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is nonnegative,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and its expectation is</w:delText>
        </w:r>
      </w:del>
      <w:del w:id="530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</m:oMath>
      <w:del w:id="531" w:author="PR Preview" w:date="2026-01-01T00:00:00Z">
        <w:r>
          <w:delText xml:space="preserve">.</w:delText>
        </w:r>
      </w:del>
      <w:del w:id="532" w:author="PR Preview" w:date="2026-01-01T00:00:00Z">
        <w:r>
          <w:delText xml:space="preserve"> </w:delText>
        </w:r>
      </w:del>
      <w:del w:id="533" w:author="PR Preview" w:date="2026-01-01T00:00:00Z">
        <w:r>
          <w:delText xml:space="preserve">Because</w:delText>
        </w:r>
      </w:del>
      <w:del w:id="534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exactly when</w:delText>
        </w:r>
      </w:del>
      <w:del w:id="5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del w:id="538" w:author="PR Preview" w:date="2026-01-01T00:00:00Z">
        <w:r>
          <w:delText xml:space="preserve">,</w:delText>
        </w:r>
      </w:del>
      <w:del w:id="539" w:author="PR Preview" w:date="2026-01-01T00:00:00Z">
        <w:r>
          <w:delText xml:space="preserve"> </w:delText>
        </w:r>
      </w:del>
      <w:hyperlink w:anchor="thm-markov">
        <w:del w:id="540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gives</w:delText>
        </w:r>
      </w:del>
    </w:p>
    <w:p>
      <w:pPr>
        <w:pStyle w:val="FirstParagraph"/>
      </w:pPr>
      <w:ins w:id="543" w:author="PR Preview" w:date="2026-01-01T00:00:00Z">
        <w:r>
          <w:rPr>
            <w:i/>
            <w:iCs/>
          </w:rPr>
          <w:t xml:space="preserve">Proof</w:t>
        </w:r>
      </w:ins>
      <w:ins w:id="544" w:author="PR Preview" w:date="2026-01-01T00:00:00Z">
        <w:r>
          <w:t xml:space="preserve">. </w:t>
        </w:r>
      </w:ins>
      <w:ins w:id="545" w:author="PR Preview" w:date="2026-01-01T00:00:00Z">
        <w:r>
          <w:t xml:space="preserve">The random variable</w:t>
        </w:r>
      </w:ins>
      <w:ins w:id="54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is nonnegative,</w:t>
        </w:r>
      </w:ins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and its expectation is</w:t>
        </w:r>
      </w:ins>
      <w:ins w:id="551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52" w:author="PR Preview" w:date="2026-01-01T00:00:00Z">
        <w:r>
          <w:t xml:space="preserve">.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Because</w:t>
        </w:r>
      </w:ins>
      <w:ins w:id="555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exactly when</w:t>
        </w:r>
      </w:ins>
      <w:ins w:id="5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ins w:id="559" w:author="PR Preview" w:date="2026-01-01T00:00:00Z">
        <w:r>
          <w:t xml:space="preserve">,</w:t>
        </w:r>
      </w:ins>
      <w:ins w:id="560" w:author="PR Preview" w:date="2026-01-01T00:00:00Z">
        <w:r>
          <w:t xml:space="preserve"> </w:t>
        </w:r>
      </w:ins>
      <w:hyperlink w:anchor="thm-markov">
        <w:ins w:id="56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562" w:author="PR Preview" w:date="2026-01-01T00:00:00Z">
        <w:r>
          <w:t xml:space="preserve"> </w:t>
        </w:r>
      </w:ins>
      <w:ins w:id="563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del w:id="564" w:author="PR Preview" w:date="2026-01-01T00:00:00Z">
        <w:r>
          <w:rPr>
            <w:i/>
            <w:iCs/>
          </w:rPr>
          <w:delText xml:space="preserve">Remark</w:delText>
        </w:r>
      </w:del>
      <w:del w:id="565" w:author="PR Preview" w:date="2026-01-01T00:00:00Z">
        <w:r>
          <w:delText xml:space="preserve">. </w:delText>
        </w:r>
      </w:del>
      <w:hyperlink w:anchor="thm-chebyshev">
        <w:del w:id="566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needs only a mean and a variance, not a distribution,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so it holds for every distribution that has them.</w:delText>
        </w:r>
      </w:del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That generality makes it loose: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for a normal distribution, the chance of landing more than two standard deviations from the mean is about 5%, but the bound at</w:delText>
        </w:r>
      </w:del>
      <w:del w:id="575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2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is 25%.</w:delText>
        </w:r>
      </w:del>
    </w:p>
    <w:p>
      <w:pPr>
        <w:pStyle w:val="FirstParagraph"/>
      </w:pPr>
      <w:ins w:id="578" w:author="PR Preview" w:date="2026-01-01T00:00:00Z">
        <w:r>
          <w:rPr>
            <w:i/>
            <w:iCs/>
          </w:rPr>
          <w:t xml:space="preserve">Remark</w:t>
        </w:r>
      </w:ins>
      <w:ins w:id="579" w:author="PR Preview" w:date="2026-01-01T00:00:00Z">
        <w:r>
          <w:t xml:space="preserve">. </w:t>
        </w:r>
      </w:ins>
      <w:hyperlink w:anchor="thm-chebyshev">
        <w:ins w:id="58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needs only a mean and a variance, not a distribution,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so it holds for every distribution that has them.</w:t>
        </w:r>
      </w:ins>
      <w:ins w:id="585" w:author="PR Preview" w:date="2026-01-01T00:00:00Z">
        <w:r>
          <w:t xml:space="preserve"> </w:t>
        </w:r>
      </w:ins>
      <w:ins w:id="586" w:author="PR Preview" w:date="2026-01-01T00:00:00Z">
        <w:r>
          <w:t xml:space="preserve">That generality makes it loose: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for a normal distribution, the chance of landing more than two standard deviations from the mean is about 5%, but the bound at</w:t>
        </w:r>
      </w:ins>
      <w:ins w:id="589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is 25%.</w:t>
        </w:r>
      </w:ins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del w:id="592" w:author="PR Preview" w:date="2026-01-01T00:00:00Z">
        <w:r>
          <w:rPr>
            <w:b/>
            <w:bCs/>
          </w:rPr>
          <w:delText xml:space="preserve">Example 3 (How loose is Chebyshev’s bound for car horsepower?)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Take the 392 horsepower values in the Auto data</w:delText>
        </w:r>
      </w:del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described in</w:delText>
        </w:r>
      </w:del>
      <w:del w:id="597" w:author="PR Preview" w:date="2026-01-01T00:00:00Z">
        <w:r>
          <w:delText xml:space="preserve"> </w:delText>
        </w:r>
      </w:del>
      <w:hyperlink w:anchor="exm-clt-auto">
        <w:del w:id="598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as the whole population,</w:delText>
        </w:r>
      </w:del>
      <w:del w:id="601" w:author="PR Preview" w:date="2026-01-01T00:00:00Z">
        <w:r>
          <w:delText xml:space="preserve"> </w:delText>
        </w:r>
      </w:del>
      <w:del w:id="602" w:author="PR Preview" w:date="2026-01-01T00:00:00Z">
        <w:r>
          <w:delText xml:space="preserve">and draw one car at random.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For each</w:delText>
        </w:r>
      </w:del>
      <w:del w:id="605" w:author="PR Preview" w:date="2026-01-01T00:00:00Z">
        <w:r>
          <w:delText xml:space="preserve"> </w:delText>
        </w:r>
      </w:del>
      <m:oMath>
        <m:r>
          <m:t>k</m:t>
        </m:r>
      </m:oMath>
      <w:del w:id="606" w:author="PR Preview" w:date="2026-01-01T00:00:00Z">
        <w:r>
          <w:delText xml:space="preserve">, the code below counts the share of cars whose horsepower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is at least</w:delText>
        </w:r>
      </w:del>
      <w:del w:id="609" w:author="PR Preview" w:date="2026-01-01T00:00:00Z">
        <w:r>
          <w:delText xml:space="preserve"> </w:delText>
        </w:r>
      </w:del>
      <m:oMath>
        <m:r>
          <m:t>k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standard deviations from the mean,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and sets it beside the bound</w:delText>
        </w:r>
      </w:del>
      <w:del w:id="61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from</w:delText>
        </w:r>
      </w:del>
      <w:del w:id="617" w:author="PR Preview" w:date="2026-01-01T00:00:00Z">
        <w:r>
          <w:delText xml:space="preserve"> </w:delText>
        </w:r>
      </w:del>
      <w:hyperlink w:anchor="thm-chebyshev">
        <w:del w:id="61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619" w:author="PR Preview" w:date="2026-01-01T00:00:00Z">
        <w:r>
          <w:delText xml:space="preserve">.</w:delText>
        </w:r>
      </w:del>
    </w:p>
    <w:p>
      <w:pPr>
        <w:pStyle w:val="BodyText"/>
      </w:pPr>
      <w:ins w:id="620" w:author="PR Preview" w:date="2026-01-01T00:00:00Z">
        <w:r>
          <w:rPr>
            <w:b/>
            <w:bCs/>
          </w:rPr>
          <w:t xml:space="preserve">Example 3 (How loose is Chebyshev’s bound for car horsepower?)</w:t>
        </w:r>
      </w:ins>
      <w:ins w:id="621" w:author="PR Preview" w:date="2026-01-01T00:00:00Z">
        <w:r>
          <w:t xml:space="preserve"> </w:t>
        </w:r>
      </w:ins>
      <w:ins w:id="622" w:author="PR Preview" w:date="2026-01-01T00:00:00Z">
        <w:r>
          <w:t xml:space="preserve">Take the 392 horsepower values in the Auto data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described in</w:t>
        </w:r>
      </w:ins>
      <w:ins w:id="625" w:author="PR Preview" w:date="2026-01-01T00:00:00Z">
        <w:r>
          <w:t xml:space="preserve"> </w:t>
        </w:r>
      </w:ins>
      <w:hyperlink w:anchor="exm-clt-auto">
        <w:ins w:id="626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as the whole population,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and draw one car at random.</w:t>
        </w:r>
      </w:ins>
      <w:ins w:id="631" w:author="PR Preview" w:date="2026-01-01T00:00:00Z">
        <w:r>
          <w:t xml:space="preserve"> </w:t>
        </w:r>
      </w:ins>
      <w:ins w:id="632" w:author="PR Preview" w:date="2026-01-01T00:00:00Z">
        <w:r>
          <w:t xml:space="preserve">For each</w:t>
        </w:r>
      </w:ins>
      <w:ins w:id="633" w:author="PR Preview" w:date="2026-01-01T00:00:00Z">
        <w:r>
          <w:t xml:space="preserve"> </w:t>
        </w:r>
      </w:ins>
      <m:oMath>
        <m:r>
          <m:t>k</m:t>
        </m:r>
      </m:oMath>
      <w:ins w:id="634" w:author="PR Preview" w:date="2026-01-01T00:00:00Z">
        <w:r>
          <w:t xml:space="preserve">, the code below counts the share of cars whose horsepower</w:t>
        </w:r>
      </w:ins>
      <w:ins w:id="635" w:author="PR Preview" w:date="2026-01-01T00:00:00Z">
        <w:r>
          <w:t xml:space="preserve"> </w:t>
        </w:r>
      </w:ins>
      <w:ins w:id="636" w:author="PR Preview" w:date="2026-01-01T00:00:00Z">
        <w:r>
          <w:t xml:space="preserve">is at least</w:t>
        </w:r>
      </w:ins>
      <w:ins w:id="637" w:author="PR Preview" w:date="2026-01-01T00:00:00Z">
        <w:r>
          <w:t xml:space="preserve"> </w:t>
        </w:r>
      </w:ins>
      <m:oMath>
        <m:r>
          <m:t>k</m:t>
        </m:r>
      </m:oMath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standard deviations from the mean,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and sets it beside the bound</w:t>
        </w:r>
      </w:ins>
      <w:ins w:id="64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from</w:t>
        </w:r>
      </w:ins>
      <w:ins w:id="645" w:author="PR Preview" w:date="2026-01-01T00:00:00Z">
        <w:r>
          <w:t xml:space="preserve"> </w:t>
        </w:r>
      </w:ins>
      <w:hyperlink w:anchor="thm-chebyshev">
        <w:ins w:id="64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47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del w:id="648" w:author="PR Preview" w:date="2026-01-01T00:00:00Z">
        <w:r>
          <w:delText xml:space="preserve">The bound holds at every</w:delText>
        </w:r>
      </w:del>
      <w:del w:id="649" w:author="PR Preview" w:date="2026-01-01T00:00:00Z">
        <w:r>
          <w:delText xml:space="preserve"> </w:delText>
        </w:r>
      </w:del>
      <m:oMath>
        <m:r>
          <m:t>k</m:t>
        </m:r>
      </m:oMath>
      <w:del w:id="650" w:author="PR Preview" w:date="2026-01-01T00:00:00Z">
        <w:r>
          <w:delText xml:space="preserve">, as</w:delText>
        </w:r>
      </w:del>
      <w:del w:id="651" w:author="PR Preview" w:date="2026-01-01T00:00:00Z">
        <w:r>
          <w:delText xml:space="preserve"> </w:delText>
        </w:r>
      </w:del>
      <w:hyperlink w:anchor="thm-chebyshev">
        <w:del w:id="652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guarantees.</w:delText>
        </w:r>
      </w:del>
      <w:del w:id="655" w:author="PR Preview" w:date="2026-01-01T00:00:00Z">
        <w:r>
          <w:delText xml:space="preserve"> </w:delText>
        </w:r>
      </w:del>
      <w:del w:id="656" w:author="PR Preview" w:date="2026-01-01T00:00:00Z">
        <w:r>
          <w:delText xml:space="preserve">At</w:delText>
        </w:r>
      </w:del>
      <w:del w:id="657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2</m:t>
        </m:r>
      </m:oMath>
      <w:del w:id="658" w:author="PR Preview" w:date="2026-01-01T00:00:00Z">
        <w:r>
          <w:delText xml:space="preserve"> </w:delText>
        </w:r>
      </w:del>
      <w:del w:id="659" w:author="PR Preview" w:date="2026-01-01T00:00:00Z">
        <w:r>
          <w:delText xml:space="preserve">the share of cars is</w:delText>
        </w:r>
      </w:del>
      <w:del w:id="660" w:author="PR Preview" w:date="2026-01-01T00:00:00Z">
        <w:r>
          <w:delText xml:space="preserve"> </w:delText>
        </w:r>
      </w:del>
      <w:del w:id="661" w:author="PR Preview" w:date="2026-01-01T00:00:00Z">
        <w:r>
          <w:delText xml:space="preserve">4.3%,</w:delText>
        </w:r>
      </w:del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against a bound of 25%,</w:delText>
        </w:r>
      </w:del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and at</w:delText>
        </w:r>
      </w:del>
      <w:del w:id="666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3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it is 1.3%</w:delText>
        </w:r>
      </w:del>
      <w:del w:id="669" w:author="PR Preview" w:date="2026-01-01T00:00:00Z">
        <w:r>
          <w:delText xml:space="preserve"> </w:delText>
        </w:r>
      </w:del>
      <w:del w:id="670" w:author="PR Preview" w:date="2026-01-01T00:00:00Z">
        <w:r>
          <w:delText xml:space="preserve">against 11.1%.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The bound is loose because it must hold for every distribution with this mean and variance.</w:delText>
        </w:r>
      </w:del>
    </w:p>
    <w:p>
      <w:pPr>
        <w:pStyle w:val="FirstParagraph"/>
      </w:pPr>
      <w:ins w:id="673" w:author="PR Preview" w:date="2026-01-01T00:00:00Z">
        <w:r>
          <w:t xml:space="preserve">The bound holds at every</w:t>
        </w:r>
      </w:ins>
      <w:ins w:id="674" w:author="PR Preview" w:date="2026-01-01T00:00:00Z">
        <w:r>
          <w:t xml:space="preserve"> </w:t>
        </w:r>
      </w:ins>
      <m:oMath>
        <m:r>
          <m:t>k</m:t>
        </m:r>
      </m:oMath>
      <w:ins w:id="675" w:author="PR Preview" w:date="2026-01-01T00:00:00Z">
        <w:r>
          <w:t xml:space="preserve">, as</w:t>
        </w:r>
      </w:ins>
      <w:ins w:id="676" w:author="PR Preview" w:date="2026-01-01T00:00:00Z">
        <w:r>
          <w:t xml:space="preserve"> </w:t>
        </w:r>
      </w:ins>
      <w:hyperlink w:anchor="thm-chebyshev">
        <w:ins w:id="677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guarantees.</w:t>
        </w:r>
      </w:ins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At</w:t>
        </w:r>
      </w:ins>
      <w:ins w:id="682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683" w:author="PR Preview" w:date="2026-01-01T00:00:00Z">
        <w:r>
          <w:t xml:space="preserve"> </w:t>
        </w:r>
      </w:ins>
      <w:ins w:id="684" w:author="PR Preview" w:date="2026-01-01T00:00:00Z">
        <w:r>
          <w:t xml:space="preserve">the share of cars is</w:t>
        </w:r>
      </w:ins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4.3%,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against a bound of 25%,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and at</w:t>
        </w:r>
      </w:ins>
      <w:ins w:id="69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3</m:t>
        </m:r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it is 1.3%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against 11.1%.</w:t>
        </w:r>
      </w:ins>
      <w:ins w:id="696" w:author="PR Preview" w:date="2026-01-01T00:00:00Z">
        <w:r>
          <w:t xml:space="preserve"> </w:t>
        </w:r>
      </w:ins>
      <w:ins w:id="697" w:author="PR Preview" w:date="2026-01-01T00:00:00Z">
        <w:r>
          <w:t xml:space="preserve">The bound is loose because it must hold for every distribution with this mean and variance.</w:t>
        </w:r>
      </w:ins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del w:id="698" w:author="PR Preview" w:date="2026-01-01T00:00:00Z">
        <w:r>
          <w:delText xml:space="preserve">Use</w:delText>
        </w:r>
      </w:del>
      <w:del w:id="699" w:author="PR Preview" w:date="2026-01-01T00:00:00Z">
        <w:r>
          <w:delText xml:space="preserve"> </w:delText>
        </w:r>
      </w:del>
      <w:hyperlink w:anchor="cor-sum-iid-moments">
        <w:del w:id="700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and</w:delText>
        </w:r>
      </w:del>
      <w:del w:id="703" w:author="PR Preview" w:date="2026-01-01T00:00:00Z">
        <w:r>
          <w:delText xml:space="preserve"> </w:delText>
        </w:r>
      </w:del>
      <w:hyperlink w:anchor="thm-chebyshev">
        <w:del w:id="704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705" w:author="PR Preview" w:date="2026-01-01T00:00:00Z">
        <w:r>
          <w:delText xml:space="preserve"> </w:delText>
        </w:r>
      </w:del>
      <w:del w:id="706" w:author="PR Preview" w:date="2026-01-01T00:00:00Z">
        <w:r>
          <w:delText xml:space="preserve">to show that for every</w:delText>
        </w:r>
      </w:del>
      <w:del w:id="707" w:author="PR Preview" w:date="2026-01-01T00:00:00Z">
        <w:r>
          <w:delText xml:space="preserve"> </w:delText>
        </w:r>
      </w:del>
      <m:oMath>
        <m:r>
          <m:t>ϵ</m:t>
        </m:r>
        <m:r>
          <m:rPr>
            <m:sty m:val="p"/>
          </m:rPr>
          <m:t>&gt;</m:t>
        </m:r>
        <m:r>
          <m:t>0</m:t>
        </m:r>
      </m:oMath>
      <w:del w:id="708" w:author="PR Preview" w:date="2026-01-01T00:00:00Z">
        <w:r>
          <w:delText xml:space="preserve">,</w:delText>
        </w:r>
      </w:del>
    </w:p>
    <w:p>
      <w:pPr>
        <w:numPr>
          <w:ilvl w:val="0"/>
          <w:numId w:val="1001"/>
        </w:numPr>
      </w:pPr>
      <w:ins w:id="709" w:author="PR Preview" w:date="2026-01-01T00:00:00Z">
        <w:r>
          <w:t xml:space="preserve">Use</w:t>
        </w:r>
      </w:ins>
      <w:ins w:id="710" w:author="PR Preview" w:date="2026-01-01T00:00:00Z">
        <w:r>
          <w:t xml:space="preserve"> </w:t>
        </w:r>
      </w:ins>
      <w:hyperlink w:anchor="thm-sum-iid-moments">
        <w:ins w:id="711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and</w:t>
        </w:r>
      </w:ins>
      <w:ins w:id="714" w:author="PR Preview" w:date="2026-01-01T00:00:00Z">
        <w:r>
          <w:t xml:space="preserve"> </w:t>
        </w:r>
      </w:ins>
      <w:hyperlink w:anchor="thm-chebyshev">
        <w:ins w:id="71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to show that for every</w:t>
        </w:r>
      </w:ins>
      <w:ins w:id="718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&gt;</m:t>
        </m:r>
        <m:r>
          <m:t>0</m:t>
        </m:r>
      </m:oMath>
      <w:ins w:id="71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del w:id="720" w:author="PR Preview" w:date="2026-01-01T00:00:00Z">
        <w:r>
          <w:delText xml:space="preserve">By</w:delText>
        </w:r>
      </w:del>
      <w:del w:id="721" w:author="PR Preview" w:date="2026-01-01T00:00:00Z">
        <w:r>
          <w:delText xml:space="preserve"> </w:delText>
        </w:r>
      </w:del>
      <w:hyperlink w:anchor="cor-sum-iid-moments">
        <w:del w:id="722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723" w:author="PR Preview" w:date="2026-01-01T00:00:00Z">
        <w:r>
          <w:delText xml:space="preserve">,</w:delText>
        </w:r>
      </w:del>
      <w:del w:id="724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for</w:delText>
        </w:r>
      </w:del>
      <w:del w:id="727" w:author="PR Preview" w:date="2026-01-01T00:00:00Z">
        <w:r>
          <w:delText xml:space="preserve"> </w:delText>
        </w:r>
      </w:del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728" w:author="PR Preview" w:date="2026-01-01T00:00:00Z">
        <w:r>
          <w:delText xml:space="preserve">,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so</w:delText>
        </w:r>
      </w:del>
      <w:del w:id="731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has mean</w:delText>
        </w:r>
      </w:del>
      <w:del w:id="734" w:author="PR Preview" w:date="2026-01-01T00:00:00Z">
        <w:r>
          <w:delText xml:space="preserve"> </w:delText>
        </w:r>
      </w:del>
      <m:oMath>
        <m:r>
          <m:t>μ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and variance</w:delText>
        </w:r>
      </w:del>
      <w:del w:id="737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738" w:author="PR Preview" w:date="2026-01-01T00:00:00Z">
        <w:r>
          <w:delText xml:space="preserve"> </w:delText>
        </w:r>
      </w:del>
      <w:del w:id="739" w:author="PR Preview" w:date="2026-01-01T00:00:00Z">
        <w:r>
          <w:delText xml:space="preserve">(a constant factor</w:delText>
        </w:r>
      </w:del>
      <w:del w:id="740" w:author="PR Preview" w:date="2026-01-01T00:00:00Z">
        <w:r>
          <w:delText xml:space="preserve"> </w:delText>
        </w:r>
      </w:del>
      <m:oMath>
        <m:r>
          <m:t>c</m:t>
        </m:r>
      </m:oMath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scales a variance by</w:delText>
        </w:r>
      </w:del>
      <w:del w:id="743" w:author="PR Preview" w:date="2026-01-01T00:00:00Z">
        <w:r>
          <w:delText xml:space="preserve"> </w:delText>
        </w:r>
      </w:del>
      <m:oMath>
        <m:sSup>
          <m:e>
            <m:r>
              <m:t>c</m:t>
            </m:r>
          </m:e>
          <m:sup>
            <m:r>
              <m:t>2</m:t>
            </m:r>
          </m:sup>
        </m:sSup>
      </m:oMath>
      <w:del w:id="744" w:author="PR Preview" w:date="2026-01-01T00:00:00Z">
        <w:r>
          <w:delText xml:space="preserve">).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Apply</w:delText>
        </w:r>
      </w:del>
      <w:del w:id="747" w:author="PR Preview" w:date="2026-01-01T00:00:00Z">
        <w:r>
          <w:delText xml:space="preserve"> </w:delText>
        </w:r>
      </w:del>
      <w:hyperlink w:anchor="thm-chebyshev">
        <w:del w:id="74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to</w:delText>
        </w:r>
      </w:del>
      <w:del w:id="751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with</w:delText>
        </w:r>
      </w:del>
      <w:del w:id="754" w:author="PR Preview" w:date="2026-01-01T00:00:00Z">
        <w:r>
          <w:delText xml:space="preserve"> </w:delText>
        </w:r>
      </w:del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del w:id="755" w:author="PR Preview" w:date="2026-01-01T00:00:00Z">
        <w:r>
          <w:delText xml:space="preserve">,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that is,</w:delText>
        </w:r>
      </w:del>
      <w:del w:id="75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del w:id="759" w:author="PR Preview" w:date="2026-01-01T00:00:00Z">
        <w:r>
          <w:delText xml:space="preserve">, so</w:delText>
        </w:r>
      </w:del>
      <w:del w:id="76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761" w:author="PR Preview" w:date="2026-01-01T00:00:00Z">
        <w:r>
          <w:delText xml:space="preserve">.</w:delText>
        </w:r>
      </w:del>
    </w:p>
    <w:p>
      <w:pPr>
        <w:numPr>
          <w:ilvl w:val="0"/>
          <w:numId w:val="1002"/>
        </w:numPr>
      </w:pPr>
      <w:ins w:id="762" w:author="PR Preview" w:date="2026-01-01T00:00:00Z">
        <w:r>
          <w:t xml:space="preserve">By</w:t>
        </w:r>
      </w:ins>
      <w:ins w:id="763" w:author="PR Preview" w:date="2026-01-01T00:00:00Z">
        <w:r>
          <w:t xml:space="preserve"> </w:t>
        </w:r>
      </w:ins>
      <w:hyperlink w:anchor="thm-sum-iid-moments">
        <w:ins w:id="764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765" w:author="PR Preview" w:date="2026-01-01T00:00:00Z">
        <w:r>
          <w:t xml:space="preserve">,</w:t>
        </w:r>
      </w:ins>
      <w:ins w:id="766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for</w:t>
        </w:r>
      </w:ins>
      <w:ins w:id="769" w:author="PR Preview" w:date="2026-01-01T00:00:00Z">
        <w:r>
          <w:t xml:space="preserve"> </w:t>
        </w:r>
      </w:ins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770" w:author="PR Preview" w:date="2026-01-01T00:00:00Z">
        <w:r>
          <w:t xml:space="preserve">,</w:t>
        </w:r>
      </w:ins>
      <w:ins w:id="771" w:author="PR Preview" w:date="2026-01-01T00:00:00Z">
        <w:r>
          <w:t xml:space="preserve"> </w:t>
        </w:r>
      </w:ins>
      <w:ins w:id="772" w:author="PR Preview" w:date="2026-01-01T00:00:00Z">
        <w:r>
          <w:t xml:space="preserve">so</w:t>
        </w:r>
      </w:ins>
      <w:ins w:id="77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has mean</w:t>
        </w:r>
      </w:ins>
      <w:ins w:id="776" w:author="PR Preview" w:date="2026-01-01T00:00:00Z">
        <w:r>
          <w:t xml:space="preserve"> </w:t>
        </w:r>
      </w:ins>
      <m:oMath>
        <m:r>
          <m:t>μ</m:t>
        </m:r>
      </m:oMath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and variance</w:t>
        </w:r>
      </w:ins>
      <w:ins w:id="77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(a constant factor</w:t>
        </w:r>
      </w:ins>
      <w:ins w:id="782" w:author="PR Preview" w:date="2026-01-01T00:00:00Z">
        <w:r>
          <w:t xml:space="preserve"> </w:t>
        </w:r>
      </w:ins>
      <m:oMath>
        <m:r>
          <m:t>c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scales a variance by</w:t>
        </w:r>
      </w:ins>
      <w:ins w:id="785" w:author="PR Preview" w:date="2026-01-01T00:00:00Z">
        <w:r>
          <w:t xml:space="preserve"> </w:t>
        </w:r>
      </w:ins>
      <m:oMath>
        <m:sSup>
          <m:e>
            <m:r>
              <m:t>c</m:t>
            </m:r>
          </m:e>
          <m:sup>
            <m:r>
              <m:t>2</m:t>
            </m:r>
          </m:sup>
        </m:sSup>
      </m:oMath>
      <w:ins w:id="786" w:author="PR Preview" w:date="2026-01-01T00:00:00Z">
        <w:r>
          <w:t xml:space="preserve">).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Apply</w:t>
        </w:r>
      </w:ins>
      <w:ins w:id="789" w:author="PR Preview" w:date="2026-01-01T00:00:00Z">
        <w:r>
          <w:t xml:space="preserve"> </w:t>
        </w:r>
      </w:ins>
      <w:hyperlink w:anchor="thm-chebyshev">
        <w:ins w:id="790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to</w:t>
        </w:r>
      </w:ins>
      <w:ins w:id="793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794" w:author="PR Preview" w:date="2026-01-01T00:00:00Z">
        <w:r>
          <w:t xml:space="preserve"> </w:t>
        </w:r>
      </w:ins>
      <w:ins w:id="795" w:author="PR Preview" w:date="2026-01-01T00:00:00Z">
        <w:r>
          <w:t xml:space="preserve">with</w:t>
        </w:r>
      </w:ins>
      <w:ins w:id="796" w:author="PR Preview" w:date="2026-01-01T00:00:00Z">
        <w:r>
          <w:t xml:space="preserve"> </w:t>
        </w:r>
      </w:ins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ins w:id="797" w:author="PR Preview" w:date="2026-01-01T00:00:00Z">
        <w:r>
          <w:t xml:space="preserve">,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that is,</w:t>
        </w:r>
      </w:ins>
      <w:ins w:id="80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ins w:id="801" w:author="PR Preview" w:date="2026-01-01T00:00:00Z">
        <w:r>
          <w:t xml:space="preserve">, so</w:t>
        </w:r>
      </w:ins>
      <w:ins w:id="802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803" w:author="PR Preview" w:date="2026-01-01T00:00:00Z">
        <w:r>
          <w:t xml:space="preserve">.</w:t>
        </w:r>
      </w:ins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del w:id="804" w:author="PR Preview" w:date="2026-01-01T00:00:00Z">
        <w:r>
          <w:rPr>
            <w:b/>
            <w:bCs/>
          </w:rPr>
          <w:delText xml:space="preserve">Theorem 4 (Chebyshev’s inequality for a sample mean)</w:delText>
        </w:r>
      </w:del>
      <w:del w:id="805" w:author="PR Preview" w:date="2026-01-01T00:00:00Z">
        <w:r>
          <w:delText xml:space="preserve"> </w:delText>
        </w:r>
      </w:del>
      <w:del w:id="806" w:author="PR Preview" w:date="2026-01-01T00:00:00Z">
        <w:r>
          <w:delText xml:space="preserve">Let</w:delText>
        </w:r>
      </w:del>
      <w:del w:id="80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be</w:delText>
        </w:r>
      </w:del>
      <w:del w:id="810" w:author="PR Preview" w:date="2026-01-01T00:00:00Z">
        <w:r>
          <w:delText xml:space="preserve"> </w:delText>
        </w:r>
      </w:del>
      <w:hyperlink r:id="rId9">
        <w:del w:id="811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random variables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with population mean</w:delText>
        </w:r>
      </w:del>
      <w:del w:id="816" w:author="PR Preview" w:date="2026-01-01T00:00:00Z">
        <w:r>
          <w:delText xml:space="preserve"> </w:delText>
        </w:r>
      </w:del>
      <m:oMath>
        <m:r>
          <m:t>μ</m:t>
        </m:r>
      </m:oMath>
      <w:del w:id="817" w:author="PR Preview" w:date="2026-01-01T00:00:00Z">
        <w:r>
          <w:delText xml:space="preserve"> </w:delText>
        </w:r>
      </w:del>
      <w:del w:id="818" w:author="PR Preview" w:date="2026-01-01T00:00:00Z">
        <w:r>
          <w:delText xml:space="preserve">and finite variance</w:delText>
        </w:r>
      </w:del>
      <w:del w:id="81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820" w:author="PR Preview" w:date="2026-01-01T00:00:00Z">
        <w:r>
          <w:delText xml:space="preserve">,</w:delText>
        </w:r>
      </w:del>
      <w:del w:id="821" w:author="PR Preview" w:date="2026-01-01T00:00:00Z">
        <w:r>
          <w:delText xml:space="preserve"> </w:delText>
        </w:r>
      </w:del>
      <w:del w:id="822" w:author="PR Preview" w:date="2026-01-01T00:00:00Z">
        <w:r>
          <w:delText xml:space="preserve">and let</w:delText>
        </w:r>
      </w:del>
      <w:del w:id="823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824" w:author="PR Preview" w:date="2026-01-01T00:00:00Z">
        <w:r>
          <w:delText xml:space="preserve">.</w:delText>
        </w:r>
      </w:del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Then for every</w:delText>
        </w:r>
      </w:del>
      <w:del w:id="827" w:author="PR Preview" w:date="2026-01-01T00:00:00Z">
        <w:r>
          <w:delText xml:space="preserve"> </w:delText>
        </w:r>
      </w:del>
      <m:oMath>
        <m:r>
          <m:t>ϵ</m:t>
        </m:r>
        <m:r>
          <m:rPr>
            <m:sty m:val="p"/>
          </m:rPr>
          <m:t>&gt;</m:t>
        </m:r>
        <m:r>
          <m:t>0</m:t>
        </m:r>
      </m:oMath>
      <w:del w:id="828" w:author="PR Preview" w:date="2026-01-01T00:00:00Z">
        <w:r>
          <w:delText xml:space="preserve">:</w:delText>
        </w:r>
      </w:del>
    </w:p>
    <w:p>
      <w:pPr>
        <w:pStyle w:val="BodyText"/>
      </w:pPr>
      <w:ins w:id="829" w:author="PR Preview" w:date="2026-01-01T00:00:00Z">
        <w:r>
          <w:rPr>
            <w:b/>
            <w:bCs/>
          </w:rPr>
          <w:t xml:space="preserve">Theorem 5 (Chebyshev’s inequality for a sample mean)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Let</w:t>
        </w:r>
      </w:ins>
      <w:ins w:id="8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be</w:t>
        </w:r>
      </w:ins>
      <w:ins w:id="835" w:author="PR Preview" w:date="2026-01-01T00:00:00Z">
        <w:r>
          <w:t xml:space="preserve"> </w:t>
        </w:r>
      </w:ins>
      <w:hyperlink r:id="rId9">
        <w:ins w:id="836" w:author="PR Preview" w:date="2026-01-01T00:00:00Z">
          <w:r>
            <w:rPr>
              <w:rStyle w:val="Hyperlink"/>
            </w:rPr>
            <w:t xml:space="preserve">IID</w:t>
          </w:r>
        </w:ins>
      </w:hyperlink>
      <w:ins w:id="837" w:author="PR Preview" w:date="2026-01-01T00:00:00Z">
        <w:r>
          <w:t xml:space="preserve"> </w:t>
        </w:r>
      </w:ins>
      <w:ins w:id="838" w:author="PR Preview" w:date="2026-01-01T00:00:00Z">
        <w:r>
          <w:t xml:space="preserve">random variables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with population mean</w:t>
        </w:r>
      </w:ins>
      <w:ins w:id="841" w:author="PR Preview" w:date="2026-01-01T00:00:00Z">
        <w:r>
          <w:t xml:space="preserve"> </w:t>
        </w:r>
      </w:ins>
      <m:oMath>
        <m:r>
          <m:t>μ</m:t>
        </m:r>
      </m:oMath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and finite variance</w:t>
        </w:r>
      </w:ins>
      <w:ins w:id="84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845" w:author="PR Preview" w:date="2026-01-01T00:00:00Z">
        <w:r>
          <w:t xml:space="preserve">,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and let</w:t>
        </w:r>
      </w:ins>
      <w:ins w:id="848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849" w:author="PR Preview" w:date="2026-01-01T00:00:00Z">
        <w:r>
          <w:t xml:space="preserve">.</w:t>
        </w:r>
      </w:ins>
      <w:ins w:id="850" w:author="PR Preview" w:date="2026-01-01T00:00:00Z">
        <w:r>
          <w:t xml:space="preserve"> </w:t>
        </w:r>
      </w:ins>
      <w:ins w:id="851" w:author="PR Preview" w:date="2026-01-01T00:00:00Z">
        <w:r>
          <w:t xml:space="preserve">Then for every</w:t>
        </w:r>
      </w:ins>
      <w:ins w:id="852" w:author="PR Preview" w:date="2026-01-01T00:00:00Z">
        <w:r>
          <w:t xml:space="preserve"> </w:t>
        </w:r>
      </w:ins>
      <m:oMath>
        <m:r>
          <m:t>ϵ</m:t>
        </m:r>
        <m:r>
          <m:rPr>
            <m:sty m:val="p"/>
          </m:rPr>
          <m:t>&gt;</m:t>
        </m:r>
        <m:r>
          <m:t>0</m:t>
        </m:r>
      </m:oMath>
      <w:ins w:id="85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del w:id="854" w:author="PR Preview" w:date="2026-01-01T00:00:00Z">
        <w:r>
          <w:rPr>
            <w:i/>
            <w:iCs/>
          </w:rPr>
          <w:delText xml:space="preserve">Proof</w:delText>
        </w:r>
      </w:del>
      <w:del w:id="855" w:author="PR Preview" w:date="2026-01-01T00:00:00Z">
        <w:r>
          <w:delText xml:space="preserve">. </w:delText>
        </w:r>
      </w:del>
      <w:del w:id="856" w:author="PR Preview" w:date="2026-01-01T00:00:00Z">
        <w:r>
          <w:delText xml:space="preserve">This is the solution to</w:delText>
        </w:r>
      </w:del>
      <w:del w:id="857" w:author="PR Preview" w:date="2026-01-01T00:00:00Z">
        <w:r>
          <w:delText xml:space="preserve"> </w:delText>
        </w:r>
      </w:del>
      <w:hyperlink w:anchor="exr-chebyshev-sample-size">
        <w:del w:id="858" w:author="PR Preview" w:date="2026-01-01T00:00:00Z">
          <w:r>
            <w:rPr>
              <w:rStyle w:val="Hyperlink"/>
            </w:rPr>
            <w:delText xml:space="preserve">Exercise 1</w:delText>
          </w:r>
        </w:del>
      </w:hyperlink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(a), worked in</w:delText>
        </w:r>
      </w:del>
      <w:del w:id="861" w:author="PR Preview" w:date="2026-01-01T00:00:00Z">
        <w:r>
          <w:delText xml:space="preserve"> </w:delText>
        </w:r>
      </w:del>
      <w:hyperlink w:anchor="sol-chebyshev-sample-size">
        <w:del w:id="862" w:author="PR Preview" w:date="2026-01-01T00:00:00Z">
          <w:r>
            <w:rPr>
              <w:rStyle w:val="Hyperlink"/>
            </w:rPr>
            <w:delText xml:space="preserve">Solution 1</w:delText>
          </w:r>
        </w:del>
      </w:hyperlink>
      <w:del w:id="863" w:author="PR Preview" w:date="2026-01-01T00:00:00Z">
        <w:r>
          <w:delText xml:space="preserve">.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It applies</w:delText>
        </w:r>
      </w:del>
      <w:del w:id="866" w:author="PR Preview" w:date="2026-01-01T00:00:00Z">
        <w:r>
          <w:delText xml:space="preserve"> </w:delText>
        </w:r>
      </w:del>
      <w:hyperlink w:anchor="thm-chebyshev">
        <w:del w:id="867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to</w:delText>
        </w:r>
      </w:del>
      <w:del w:id="870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871" w:author="PR Preview" w:date="2026-01-01T00:00:00Z">
        <w:r>
          <w:delText xml:space="preserve">, whose</w:delText>
        </w:r>
      </w:del>
      <w:del w:id="872" w:author="PR Preview" w:date="2026-01-01T00:00:00Z">
        <w:r>
          <w:delText xml:space="preserve"> </w:delText>
        </w:r>
      </w:del>
      <w:hyperlink r:id="rId23">
        <w:del w:id="873" w:author="PR Preview" w:date="2026-01-01T00:00:00Z">
          <w:r>
            <w:rPr>
              <w:rStyle w:val="Hyperlink"/>
            </w:rPr>
            <w:delText xml:space="preserve">variance</w:delText>
          </w:r>
        </w:del>
      </w:hyperlink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is</w:delText>
        </w:r>
      </w:del>
      <w:del w:id="876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877" w:author="PR Preview" w:date="2026-01-01T00:00:00Z">
        <w:r>
          <w:delText xml:space="preserve"> </w:delText>
        </w:r>
      </w:del>
      <w:del w:id="878" w:author="PR Preview" w:date="2026-01-01T00:00:00Z">
        <w:r>
          <w:delText xml:space="preserve">by</w:delText>
        </w:r>
      </w:del>
      <w:del w:id="879" w:author="PR Preview" w:date="2026-01-01T00:00:00Z">
        <w:r>
          <w:delText xml:space="preserve"> </w:delText>
        </w:r>
      </w:del>
      <w:hyperlink w:anchor="cor-mean-iid-moments">
        <w:del w:id="880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881" w:author="PR Preview" w:date="2026-01-01T00:00:00Z">
        <w:r>
          <w:delText xml:space="preserve">.</w:delText>
        </w:r>
      </w:del>
    </w:p>
    <w:p>
      <w:pPr>
        <w:pStyle w:val="FirstParagraph"/>
      </w:pPr>
      <w:ins w:id="882" w:author="PR Preview" w:date="2026-01-01T00:00:00Z">
        <w:r>
          <w:rPr>
            <w:i/>
            <w:iCs/>
          </w:rPr>
          <w:t xml:space="preserve">Proof</w:t>
        </w:r>
      </w:ins>
      <w:ins w:id="883" w:author="PR Preview" w:date="2026-01-01T00:00:00Z">
        <w:r>
          <w:t xml:space="preserve">. </w:t>
        </w:r>
      </w:ins>
      <w:ins w:id="884" w:author="PR Preview" w:date="2026-01-01T00:00:00Z">
        <w:r>
          <w:t xml:space="preserve">This is the solution to</w:t>
        </w:r>
      </w:ins>
      <w:ins w:id="885" w:author="PR Preview" w:date="2026-01-01T00:00:00Z">
        <w:r>
          <w:t xml:space="preserve"> </w:t>
        </w:r>
      </w:ins>
      <w:hyperlink w:anchor="exr-chebyshev-sample-size">
        <w:ins w:id="886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(a), worked in</w:t>
        </w:r>
      </w:ins>
      <w:ins w:id="889" w:author="PR Preview" w:date="2026-01-01T00:00:00Z">
        <w:r>
          <w:t xml:space="preserve"> </w:t>
        </w:r>
      </w:ins>
      <w:hyperlink w:anchor="sol-chebyshev-sample-size">
        <w:ins w:id="890" w:author="PR Preview" w:date="2026-01-01T00:00:00Z">
          <w:r>
            <w:rPr>
              <w:rStyle w:val="Hyperlink"/>
            </w:rPr>
            <w:t xml:space="preserve">Solution 1</w:t>
          </w:r>
        </w:ins>
      </w:hyperlink>
      <w:ins w:id="891" w:author="PR Preview" w:date="2026-01-01T00:00:00Z">
        <w:r>
          <w:t xml:space="preserve">.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It applies</w:t>
        </w:r>
      </w:ins>
      <w:ins w:id="894" w:author="PR Preview" w:date="2026-01-01T00:00:00Z">
        <w:r>
          <w:t xml:space="preserve"> </w:t>
        </w:r>
      </w:ins>
      <w:hyperlink w:anchor="thm-chebyshev">
        <w:ins w:id="895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to</w:t>
        </w:r>
      </w:ins>
      <w:ins w:id="898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899" w:author="PR Preview" w:date="2026-01-01T00:00:00Z">
        <w:r>
          <w:t xml:space="preserve">, whose</w:t>
        </w:r>
      </w:ins>
      <w:ins w:id="900" w:author="PR Preview" w:date="2026-01-01T00:00:00Z">
        <w:r>
          <w:t xml:space="preserve"> </w:t>
        </w:r>
      </w:ins>
      <w:hyperlink r:id="rId23">
        <w:ins w:id="901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902" w:author="PR Preview" w:date="2026-01-01T00:00:00Z">
        <w:r>
          <w:t xml:space="preserve"> </w:t>
        </w:r>
      </w:ins>
      <w:ins w:id="903" w:author="PR Preview" w:date="2026-01-01T00:00:00Z">
        <w:r>
          <w:t xml:space="preserve">is</w:t>
        </w:r>
      </w:ins>
      <w:ins w:id="904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by</w:t>
        </w:r>
      </w:ins>
      <w:ins w:id="907" w:author="PR Preview" w:date="2026-01-01T00:00:00Z">
        <w:r>
          <w:t xml:space="preserve"> </w:t>
        </w:r>
      </w:ins>
      <w:hyperlink w:anchor="cor-mean-iid-moments">
        <w:ins w:id="908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909" w:author="PR Preview" w:date="2026-01-01T00:00:00Z">
        <w:r>
          <w:t xml:space="preserve">.</w:t>
        </w:r>
      </w:ins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del w:id="910" w:author="PR Preview" w:date="2026-01-01T00:00:00Z">
        <w:r>
          <w:rPr>
            <w:b/>
            <w:bCs/>
          </w:rPr>
          <w:delText xml:space="preserve">Theorem 5 (Hoeffding’s inequality)</w:delText>
        </w:r>
      </w:del>
      <w:del w:id="911" w:author="PR Preview" w:date="2026-01-01T00:00:00Z">
        <w:r>
          <w:delText xml:space="preserve"> </w:delText>
        </w:r>
      </w:del>
      <w:del w:id="912" w:author="PR Preview" w:date="2026-01-01T00:00:00Z">
        <w:r>
          <w:delText xml:space="preserve">Let</w:delText>
        </w:r>
      </w:del>
      <w:del w:id="913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be</w:delText>
        </w:r>
      </w:del>
      <w:del w:id="916" w:author="PR Preview" w:date="2026-01-01T00:00:00Z">
        <w:r>
          <w:delText xml:space="preserve"> </w:delText>
        </w:r>
      </w:del>
      <w:hyperlink r:id="rId9">
        <w:del w:id="917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918" w:author="PR Preview" w:date="2026-01-01T00:00:00Z">
        <w:r>
          <w:delText xml:space="preserve"> </w:delText>
        </w:r>
      </w:del>
      <w:del w:id="919" w:author="PR Preview" w:date="2026-01-01T00:00:00Z">
        <w:r>
          <w:delText xml:space="preserve">random variables with</w:delText>
        </w:r>
      </w:del>
      <w:del w:id="920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and population mean</w:delText>
        </w:r>
      </w:del>
      <w:del w:id="923" w:author="PR Preview" w:date="2026-01-01T00:00:00Z">
        <w:r>
          <w:delText xml:space="preserve"> </w:delText>
        </w:r>
      </w:del>
      <m:oMath>
        <m:r>
          <m:t>μ</m:t>
        </m:r>
      </m:oMath>
      <w:del w:id="924" w:author="PR Preview" w:date="2026-01-01T00:00:00Z">
        <w:r>
          <w:delText xml:space="preserve">,</w:delText>
        </w:r>
      </w:del>
      <w:del w:id="925" w:author="PR Preview" w:date="2026-01-01T00:00:00Z">
        <w:r>
          <w:delText xml:space="preserve"> </w:delText>
        </w:r>
      </w:del>
      <w:del w:id="926" w:author="PR Preview" w:date="2026-01-01T00:00:00Z">
        <w:r>
          <w:delText xml:space="preserve">and let</w:delText>
        </w:r>
      </w:del>
      <w:del w:id="927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928" w:author="PR Preview" w:date="2026-01-01T00:00:00Z">
        <w:r>
          <w:delText xml:space="preserve">.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Then for every</w:delText>
        </w:r>
      </w:del>
      <w:del w:id="93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932" w:author="PR Preview" w:date="2026-01-01T00:00:00Z">
        <w:r>
          <w:delText xml:space="preserve"> </w:delText>
        </w:r>
      </w:del>
      <w:del w:id="933" w:author="PR Preview" w:date="2026-01-01T00:00:00Z">
        <w:r>
          <w:delText xml:space="preserve">[11]</w:delText>
        </w:r>
      </w:del>
      <w:del w:id="934" w:author="PR Preview" w:date="2026-01-01T00:00:00Z">
        <w:r>
          <w:delText xml:space="preserve">,</w:delText>
        </w:r>
      </w:del>
    </w:p>
    <w:p>
      <w:pPr>
        <w:pStyle w:val="BodyText"/>
      </w:pPr>
      <w:ins w:id="935" w:author="PR Preview" w:date="2026-01-01T00:00:00Z">
        <w:r>
          <w:rPr>
            <w:b/>
            <w:bCs/>
          </w:rPr>
          <w:t xml:space="preserve">Theorem 6 (Hoeffding’s inequality)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Let</w:t>
        </w:r>
      </w:ins>
      <w:ins w:id="93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be</w:t>
        </w:r>
      </w:ins>
      <w:ins w:id="941" w:author="PR Preview" w:date="2026-01-01T00:00:00Z">
        <w:r>
          <w:t xml:space="preserve"> </w:t>
        </w:r>
      </w:ins>
      <w:hyperlink r:id="rId9">
        <w:ins w:id="942" w:author="PR Preview" w:date="2026-01-01T00:00:00Z">
          <w:r>
            <w:rPr>
              <w:rStyle w:val="Hyperlink"/>
            </w:rPr>
            <w:t xml:space="preserve">IID</w:t>
          </w:r>
        </w:ins>
      </w:hyperlink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random variables with</w:t>
        </w:r>
      </w:ins>
      <w:ins w:id="945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and population mean</w:t>
        </w:r>
      </w:ins>
      <w:ins w:id="948" w:author="PR Preview" w:date="2026-01-01T00:00:00Z">
        <w:r>
          <w:t xml:space="preserve"> </w:t>
        </w:r>
      </w:ins>
      <m:oMath>
        <m:r>
          <m:t>μ</m:t>
        </m:r>
      </m:oMath>
      <w:ins w:id="949" w:author="PR Preview" w:date="2026-01-01T00:00:00Z">
        <w:r>
          <w:t xml:space="preserve">,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and let</w:t>
        </w:r>
      </w:ins>
      <w:ins w:id="952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953" w:author="PR Preview" w:date="2026-01-01T00:00:00Z">
        <w:r>
          <w:t xml:space="preserve">.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Then for every</w:t>
        </w:r>
      </w:ins>
      <w:ins w:id="956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957" w:author="PR Preview" w:date="2026-01-01T00:00:00Z">
        <w:r>
          <w:t xml:space="preserve"> </w:t>
        </w:r>
      </w:ins>
      <w:ins w:id="958" w:author="PR Preview" w:date="2026-01-01T00:00:00Z">
        <w:r>
          <w:t xml:space="preserve">[11]</w:t>
        </w:r>
      </w:ins>
      <w:ins w:id="959" w:author="PR Preview" w:date="2026-01-01T00:00:00Z">
        <w:r>
          <w:t xml:space="preserve">,</w:t>
        </w:r>
      </w:ins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del w:id="960" w:author="PR Preview" w:date="2026-01-01T00:00:00Z">
        <w:r>
          <w:rPr>
            <w:b/>
            <w:bCs/>
          </w:rPr>
          <w:delText xml:space="preserve">Corollary 4 (Hoeffding’s inequality, two-sided)</w:delText>
        </w:r>
      </w:del>
      <w:del w:id="961" w:author="PR Preview" w:date="2026-01-01T00:00:00Z">
        <w:r>
          <w:delText xml:space="preserve"> </w:delText>
        </w:r>
      </w:del>
      <w:del w:id="962" w:author="PR Preview" w:date="2026-01-01T00:00:00Z">
        <w:r>
          <w:delText xml:space="preserve">Under the assumptions of</w:delText>
        </w:r>
      </w:del>
      <w:del w:id="963" w:author="PR Preview" w:date="2026-01-01T00:00:00Z">
        <w:r>
          <w:delText xml:space="preserve"> </w:delText>
        </w:r>
      </w:del>
      <w:hyperlink w:anchor="thm-hoeffding">
        <w:del w:id="964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965" w:author="PR Preview" w:date="2026-01-01T00:00:00Z">
        <w:r>
          <w:delText xml:space="preserve">, for every</w:delText>
        </w:r>
      </w:del>
      <w:del w:id="966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967" w:author="PR Preview" w:date="2026-01-01T00:00:00Z">
        <w:r>
          <w:delText xml:space="preserve">,</w:delText>
        </w:r>
      </w:del>
    </w:p>
    <w:p>
      <w:pPr>
        <w:pStyle w:val="BodyText"/>
      </w:pPr>
      <w:ins w:id="968" w:author="PR Preview" w:date="2026-01-01T00:00:00Z">
        <w:r>
          <w:rPr>
            <w:b/>
            <w:bCs/>
          </w:rPr>
          <w:t xml:space="preserve">Corollary 3 (Hoeffding’s inequality, two-sided)</w:t>
        </w:r>
      </w:ins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Under the assumptions of</w:t>
        </w:r>
      </w:ins>
      <w:ins w:id="971" w:author="PR Preview" w:date="2026-01-01T00:00:00Z">
        <w:r>
          <w:t xml:space="preserve"> </w:t>
        </w:r>
      </w:ins>
      <w:hyperlink w:anchor="thm-hoeffding">
        <w:ins w:id="972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973" w:author="PR Preview" w:date="2026-01-01T00:00:00Z">
        <w:r>
          <w:t xml:space="preserve">, for every</w:t>
        </w:r>
      </w:ins>
      <w:ins w:id="974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975" w:author="PR Preview" w:date="2026-01-01T00:00:00Z">
        <w:r>
          <w:t xml:space="preserve">,</w:t>
        </w:r>
      </w:ins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del w:id="976" w:author="PR Preview" w:date="2026-01-01T00:00:00Z">
        <w:r>
          <w:rPr>
            <w:i/>
            <w:iCs/>
          </w:rPr>
          <w:delText xml:space="preserve">Proof</w:delText>
        </w:r>
      </w:del>
      <w:del w:id="977" w:author="PR Preview" w:date="2026-01-01T00:00:00Z">
        <w:r>
          <w:delText xml:space="preserve">. </w:delText>
        </w:r>
      </w:del>
      <w:del w:id="978" w:author="PR Preview" w:date="2026-01-01T00:00:00Z">
        <w:r>
          <w:delText xml:space="preserve">The variables</w:delText>
        </w:r>
      </w:del>
      <w:del w:id="979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are IID, lie in</w:delText>
        </w:r>
      </w:del>
      <w:del w:id="98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983" w:author="PR Preview" w:date="2026-01-01T00:00:00Z">
        <w:r>
          <w:delText xml:space="preserve">, and have mean</w:delText>
        </w:r>
      </w:del>
      <w:del w:id="984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r>
          <m:t>μ</m:t>
        </m:r>
      </m:oMath>
      <w:del w:id="985" w:author="PR Preview" w:date="2026-01-01T00:00:00Z">
        <w:r>
          <w:delText xml:space="preserve">.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Their sample mean is</w:delText>
        </w:r>
      </w:del>
      <w:del w:id="98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989" w:author="PR Preview" w:date="2026-01-01T00:00:00Z">
        <w:r>
          <w:delText xml:space="preserve">,</w:delText>
        </w:r>
      </w:del>
      <w:del w:id="990" w:author="PR Preview" w:date="2026-01-01T00:00:00Z">
        <w:r>
          <w:delText xml:space="preserve"> </w:delText>
        </w:r>
      </w:del>
      <w:del w:id="991" w:author="PR Preview" w:date="2026-01-01T00:00:00Z">
        <w:r>
          <w:delText xml:space="preserve">so</w:delText>
        </w:r>
      </w:del>
      <w:del w:id="992" w:author="PR Preview" w:date="2026-01-01T00:00:00Z">
        <w:r>
          <w:delText xml:space="preserve"> </w:delText>
        </w:r>
      </w:del>
      <w:hyperlink w:anchor="thm-hoeffding">
        <w:del w:id="993" w:author="PR Preview" w:date="2026-01-01T00:00:00Z">
          <w:r>
            <w:rPr>
              <w:rStyle w:val="Hyperlink"/>
            </w:rPr>
            <w:delText xml:space="preserve">Theorem 5</w:delText>
          </w:r>
        </w:del>
      </w:hyperlink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applied to them gives</w:delText>
        </w:r>
      </w:del>
    </w:p>
    <w:p>
      <w:pPr>
        <w:pStyle w:val="FirstParagraph"/>
      </w:pPr>
      <w:ins w:id="996" w:author="PR Preview" w:date="2026-01-01T00:00:00Z">
        <w:r>
          <w:rPr>
            <w:i/>
            <w:iCs/>
          </w:rPr>
          <w:t xml:space="preserve">Proof</w:t>
        </w:r>
      </w:ins>
      <w:ins w:id="997" w:author="PR Preview" w:date="2026-01-01T00:00:00Z">
        <w:r>
          <w:t xml:space="preserve">. </w:t>
        </w:r>
      </w:ins>
      <w:ins w:id="998" w:author="PR Preview" w:date="2026-01-01T00:00:00Z">
        <w:r>
          <w:t xml:space="preserve">The variables</w:t>
        </w:r>
      </w:ins>
      <w:ins w:id="999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000" w:author="PR Preview" w:date="2026-01-01T00:00:00Z">
        <w:r>
          <w:t xml:space="preserve"> </w:t>
        </w:r>
      </w:ins>
      <w:ins w:id="1001" w:author="PR Preview" w:date="2026-01-01T00:00:00Z">
        <w:r>
          <w:t xml:space="preserve">are IID, lie in</w:t>
        </w:r>
      </w:ins>
      <w:ins w:id="1002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003" w:author="PR Preview" w:date="2026-01-01T00:00:00Z">
        <w:r>
          <w:t xml:space="preserve">, and have mean</w:t>
        </w:r>
      </w:ins>
      <w:ins w:id="100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r>
          <m:t>μ</m:t>
        </m:r>
      </m:oMath>
      <w:ins w:id="1005" w:author="PR Preview" w:date="2026-01-01T00:00:00Z">
        <w:r>
          <w:t xml:space="preserve">.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Their sample mean is</w:t>
        </w:r>
      </w:ins>
      <w:ins w:id="1008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1009" w:author="PR Preview" w:date="2026-01-01T00:00:00Z">
        <w:r>
          <w:t xml:space="preserve">,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so</w:t>
        </w:r>
      </w:ins>
      <w:ins w:id="1012" w:author="PR Preview" w:date="2026-01-01T00:00:00Z">
        <w:r>
          <w:t xml:space="preserve"> </w:t>
        </w:r>
      </w:ins>
      <w:hyperlink w:anchor="thm-hoeffding">
        <w:ins w:id="1013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1014" w:author="PR Preview" w:date="2026-01-01T00:00:00Z">
        <w:r>
          <w:t xml:space="preserve"> </w:t>
        </w:r>
      </w:ins>
      <w:ins w:id="1015" w:author="PR Preview" w:date="2026-01-01T00:00:00Z">
        <w:r>
          <w:t xml:space="preserve">applied to them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del w:id="1016" w:author="PR Preview" w:date="2026-01-01T00:00:00Z">
        <w:r>
          <w:rPr>
            <w:b/>
            <w:bCs/>
          </w:rPr>
          <w:delText xml:space="preserve">Example 4 (How loose is Hoeffding’s bound for the share of efficient cars?)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Take the 392 cars in the Auto data described in</w:delText>
        </w:r>
      </w:del>
      <w:del w:id="1019" w:author="PR Preview" w:date="2026-01-01T00:00:00Z">
        <w:r>
          <w:delText xml:space="preserve"> </w:delText>
        </w:r>
      </w:del>
      <w:hyperlink w:anchor="exm-clt-auto">
        <w:del w:id="1020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as the whole population,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and call a car efficient if its fuel economy (</w:delText>
        </w:r>
      </w:del>
      <w:del w:id="1025" w:author="PR Preview" w:date="2026-01-01T00:00:00Z">
        <w:r>
          <w:rPr>
            <w:rStyle w:val="VerbatimChar"/>
          </w:rPr>
          <w:delText xml:space="preserve">mpg</w:delText>
        </w:r>
      </w:del>
      <w:del w:id="1026" w:author="PR Preview" w:date="2026-01-01T00:00:00Z">
        <w:r>
          <w:delText xml:space="preserve">) is above</w:delText>
        </w:r>
      </w:del>
      <w:del w:id="1027" w:author="PR Preview" w:date="2026-01-01T00:00:00Z">
        <w:r>
          <w:delText xml:space="preserve"> </w:delText>
        </w:r>
      </w:del>
      <m:oMath>
        <m:r>
          <m:t>25</m:t>
        </m:r>
      </m:oMath>
      <w:del w:id="1028" w:author="PR Preview" w:date="2026-01-01T00:00:00Z">
        <w:r>
          <w:delText xml:space="preserve">.</w:delText>
        </w:r>
      </w:del>
      <w:del w:id="1029" w:author="PR Preview" w:date="2026-01-01T00:00:00Z">
        <w:r>
          <w:delText xml:space="preserve"> </w:delText>
        </w:r>
      </w:del>
      <w:del w:id="1030" w:author="PR Preview" w:date="2026-01-01T00:00:00Z">
        <w:r>
          <w:delText xml:space="preserve">Let</w:delText>
        </w:r>
      </w:del>
      <w:del w:id="1031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del w:id="1032" w:author="PR Preview" w:date="2026-01-01T00:00:00Z">
        <w:r>
          <w:delText xml:space="preserve"> </w:delText>
        </w:r>
      </w:del>
      <w:del w:id="1033" w:author="PR Preview" w:date="2026-01-01T00:00:00Z">
        <w:r>
          <w:delText xml:space="preserve">if the</w:delText>
        </w:r>
      </w:del>
      <w:del w:id="1034" w:author="PR Preview" w:date="2026-01-01T00:00:00Z">
        <w:r>
          <w:delText xml:space="preserve"> </w:delText>
        </w:r>
      </w:del>
      <m:oMath>
        <m:r>
          <m:t>i</m:t>
        </m:r>
      </m:oMath>
      <w:del w:id="1035" w:author="PR Preview" w:date="2026-01-01T00:00:00Z">
        <w:r>
          <w:delText xml:space="preserve">th car drawn at random is efficient and</w:delText>
        </w:r>
      </w:del>
      <w:del w:id="1036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otherwise,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so</w:delText>
        </w:r>
      </w:del>
      <w:del w:id="1041" w:author="PR Preview" w:date="2026-01-01T00:00:00Z">
        <w:r>
          <w:delText xml:space="preserve"> </w:delText>
        </w:r>
      </w:del>
      <m:oMath>
        <m:r>
          <m:t>μ</m:t>
        </m:r>
      </m:oMath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is the share of efficient cars and</w:delText>
        </w:r>
      </w:del>
      <w:del w:id="1044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del w:id="1045" w:author="PR Preview" w:date="2026-01-01T00:00:00Z">
        <w:r>
          <w:delText xml:space="preserve"> </w:delText>
        </w:r>
      </w:del>
      <w:del w:id="1046" w:author="PR Preview" w:date="2026-01-01T00:00:00Z">
        <w:r>
          <w:delText xml:space="preserve">is the share in a sample of</w:delText>
        </w:r>
      </w:del>
      <w:del w:id="1047" w:author="PR Preview" w:date="2026-01-01T00:00:00Z">
        <w:r>
          <w:delText xml:space="preserve"> </w:delText>
        </w:r>
      </w:del>
      <m:oMath>
        <m:r>
          <m:t>n</m:t>
        </m:r>
      </m:oMath>
      <w:del w:id="1048" w:author="PR Preview" w:date="2026-01-01T00:00:00Z">
        <w:r>
          <w:delText xml:space="preserve"> </w:delText>
        </w:r>
      </w:del>
      <w:del w:id="1049" w:author="PR Preview" w:date="2026-01-01T00:00:00Z">
        <w:r>
          <w:delText xml:space="preserve">draws.</w:delText>
        </w:r>
      </w:del>
      <w:del w:id="1050" w:author="PR Preview" w:date="2026-01-01T00:00:00Z">
        <w:r>
          <w:delText xml:space="preserve"> </w:delText>
        </w:r>
      </w:del>
      <w:del w:id="1051" w:author="PR Preview" w:date="2026-01-01T00:00:00Z">
        <w:r>
          <w:delText xml:space="preserve">Each</w:delText>
        </w:r>
      </w:del>
      <w:del w:id="1052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053" w:author="PR Preview" w:date="2026-01-01T00:00:00Z">
        <w:r>
          <w:delText xml:space="preserve"> </w:delText>
        </w:r>
      </w:del>
      <w:del w:id="1054" w:author="PR Preview" w:date="2026-01-01T00:00:00Z">
        <w:r>
          <w:delText xml:space="preserve">lies in</w:delText>
        </w:r>
      </w:del>
      <w:del w:id="105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1056" w:author="PR Preview" w:date="2026-01-01T00:00:00Z">
        <w:r>
          <w:delText xml:space="preserve">,</w:delText>
        </w:r>
      </w:del>
      <w:del w:id="1057" w:author="PR Preview" w:date="2026-01-01T00:00:00Z">
        <w:r>
          <w:delText xml:space="preserve"> </w:delText>
        </w:r>
      </w:del>
      <w:del w:id="1058" w:author="PR Preview" w:date="2026-01-01T00:00:00Z">
        <w:r>
          <w:delText xml:space="preserve">and the draws are made with replacement, so the</w:delText>
        </w:r>
      </w:del>
      <w:del w:id="105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i</m:t>
            </m:r>
          </m:sub>
        </m:sSub>
      </m:oMath>
      <w:del w:id="1060" w:author="PR Preview" w:date="2026-01-01T00:00:00Z">
        <w:r>
          <w:delText xml:space="preserve"> </w:delText>
        </w:r>
      </w:del>
      <w:del w:id="1061" w:author="PR Preview" w:date="2026-01-01T00:00:00Z">
        <w:r>
          <w:delText xml:space="preserve">are IID</w:delText>
        </w:r>
      </w:del>
      <w:del w:id="1062" w:author="PR Preview" w:date="2026-01-01T00:00:00Z">
        <w:r>
          <w:delText xml:space="preserve"> </w:delText>
        </w:r>
      </w:del>
      <w:del w:id="1063" w:author="PR Preview" w:date="2026-01-01T00:00:00Z">
        <w:r>
          <w:delText xml:space="preserve">and</w:delText>
        </w:r>
      </w:del>
      <w:del w:id="1064" w:author="PR Preview" w:date="2026-01-01T00:00:00Z">
        <w:r>
          <w:delText xml:space="preserve"> </w:delText>
        </w:r>
      </w:del>
      <w:hyperlink w:anchor="cor-hoeffding-two-sided">
        <w:del w:id="1065" w:author="PR Preview" w:date="2026-01-01T00:00:00Z">
          <w:r>
            <w:rPr>
              <w:rStyle w:val="Hyperlink"/>
            </w:rPr>
            <w:delText xml:space="preserve">Corollary 4</w:delText>
          </w:r>
        </w:del>
      </w:hyperlink>
      <w:del w:id="1066" w:author="PR Preview" w:date="2026-01-01T00:00:00Z">
        <w:r>
          <w:delText xml:space="preserve"> </w:delText>
        </w:r>
      </w:del>
      <w:del w:id="1067" w:author="PR Preview" w:date="2026-01-01T00:00:00Z">
        <w:r>
          <w:delText xml:space="preserve">applies.</w:delText>
        </w:r>
      </w:del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The code below draws</w:delText>
        </w:r>
      </w:del>
      <w:del w:id="1070" w:author="PR Preview" w:date="2026-01-01T00:00:00Z">
        <w:r>
          <w:delText xml:space="preserve"> </w:delText>
        </w:r>
      </w:del>
      <m:oMath>
        <m:r>
          <m:t>10</m:t>
        </m:r>
        <m:r>
          <m:rPr>
            <m:sty m:val="p"/>
          </m:rPr>
          <m:t>,</m:t>
        </m:r>
        <m:r>
          <m:t>000</m:t>
        </m:r>
      </m:oMath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samples of each size,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computes the proportion of samples whose share misses</w:delText>
        </w:r>
      </w:del>
      <w:del w:id="1075" w:author="PR Preview" w:date="2026-01-01T00:00:00Z">
        <w:r>
          <w:delText xml:space="preserve"> </w:delText>
        </w:r>
      </w:del>
      <m:oMath>
        <m:r>
          <m:t>μ</m:t>
        </m:r>
      </m:oMath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by at least</w:delText>
        </w:r>
      </w:del>
      <w:del w:id="1078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=</m:t>
        </m:r>
        <m:r>
          <m:t>0.1</m:t>
        </m:r>
      </m:oMath>
      <w:del w:id="1079" w:author="PR Preview" w:date="2026-01-01T00:00:00Z">
        <w:r>
          <w:delText xml:space="preserve">,</w:delText>
        </w:r>
      </w:del>
      <w:del w:id="1080" w:author="PR Preview" w:date="2026-01-01T00:00:00Z">
        <w:r>
          <w:delText xml:space="preserve"> </w:delText>
        </w:r>
      </w:del>
      <w:del w:id="1081" w:author="PR Preview" w:date="2026-01-01T00:00:00Z">
        <w:r>
          <w:delText xml:space="preserve">and sets that proportion beside the bound</w:delText>
        </w:r>
      </w:del>
      <w:del w:id="1082" w:author="PR Preview" w:date="2026-01-01T00:00:00Z">
        <w:r>
          <w:delText xml:space="preserve"> </w:delText>
        </w:r>
      </w:del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del w:id="1083" w:author="PR Preview" w:date="2026-01-01T00:00:00Z">
        <w:r>
          <w:delText xml:space="preserve"> </w:delText>
        </w:r>
      </w:del>
      <w:del w:id="1084" w:author="PR Preview" w:date="2026-01-01T00:00:00Z">
        <w:r>
          <w:delText xml:space="preserve">of</w:delText>
        </w:r>
      </w:del>
      <w:del w:id="1085" w:author="PR Preview" w:date="2026-01-01T00:00:00Z">
        <w:r>
          <w:delText xml:space="preserve"> </w:delText>
        </w:r>
      </w:del>
      <w:hyperlink w:anchor="eq-hoeffding">
        <w:del w:id="1086" w:author="PR Preview" w:date="2026-01-01T00:00:00Z">
          <w:r>
            <w:rPr>
              <w:rStyle w:val="Hyperlink"/>
            </w:rPr>
            <w:delText xml:space="preserve">Equation 2</w:delText>
          </w:r>
        </w:del>
      </w:hyperlink>
      <w:del w:id="1087" w:author="PR Preview" w:date="2026-01-01T00:00:00Z">
        <w:r>
          <w:delText xml:space="preserve"> </w:delText>
        </w:r>
      </w:del>
      <w:del w:id="1088" w:author="PR Preview" w:date="2026-01-01T00:00:00Z">
        <w:r>
          <w:delText xml:space="preserve">and the bound</w:delText>
        </w:r>
      </w:del>
      <w:del w:id="1089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090" w:author="PR Preview" w:date="2026-01-01T00:00:00Z">
        <w:r>
          <w:delText xml:space="preserve"> </w:delText>
        </w:r>
      </w:del>
      <w:del w:id="1091" w:author="PR Preview" w:date="2026-01-01T00:00:00Z">
        <w:r>
          <w:delText xml:space="preserve">that Chebyshev’s inequality gives</w:delText>
        </w:r>
      </w:del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(</w:delText>
        </w:r>
      </w:del>
      <w:hyperlink w:anchor="thm-chebyshev-sample-mean">
        <w:del w:id="1094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1095" w:author="PR Preview" w:date="2026-01-01T00:00:00Z">
        <w:r>
          <w:delText xml:space="preserve">).</w:delText>
        </w:r>
      </w:del>
    </w:p>
    <w:p>
      <w:pPr>
        <w:pStyle w:val="BodyText"/>
      </w:pPr>
      <w:ins w:id="1096" w:author="PR Preview" w:date="2026-01-01T00:00:00Z">
        <w:r>
          <w:rPr>
            <w:b/>
            <w:bCs/>
          </w:rPr>
          <w:t xml:space="preserve">Example 4 (How loose is Hoeffding’s bound for the share of efficient cars?)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Take the 392 cars in the Auto data described in</w:t>
        </w:r>
      </w:ins>
      <w:ins w:id="1099" w:author="PR Preview" w:date="2026-01-01T00:00:00Z">
        <w:r>
          <w:t xml:space="preserve"> </w:t>
        </w:r>
      </w:ins>
      <w:hyperlink w:anchor="exm-clt-auto">
        <w:ins w:id="110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as the whole population,</w:t>
        </w:r>
      </w:ins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and call a car efficient if its fuel economy (</w:t>
        </w:r>
      </w:ins>
      <w:ins w:id="1105" w:author="PR Preview" w:date="2026-01-01T00:00:00Z">
        <w:r>
          <w:rPr>
            <w:rStyle w:val="VerbatimChar"/>
          </w:rPr>
          <w:t xml:space="preserve">mpg</w:t>
        </w:r>
      </w:ins>
      <w:ins w:id="1106" w:author="PR Preview" w:date="2026-01-01T00:00:00Z">
        <w:r>
          <w:t xml:space="preserve">) is above</w:t>
        </w:r>
      </w:ins>
      <w:ins w:id="1107" w:author="PR Preview" w:date="2026-01-01T00:00:00Z">
        <w:r>
          <w:t xml:space="preserve"> </w:t>
        </w:r>
      </w:ins>
      <m:oMath>
        <m:r>
          <m:t>25</m:t>
        </m:r>
      </m:oMath>
      <w:ins w:id="1108" w:author="PR Preview" w:date="2026-01-01T00:00:00Z">
        <w:r>
          <w:t xml:space="preserve">.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Let</w:t>
        </w:r>
      </w:ins>
      <w:ins w:id="111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1112" w:author="PR Preview" w:date="2026-01-01T00:00:00Z">
        <w:r>
          <w:t xml:space="preserve"> </w:t>
        </w:r>
      </w:ins>
      <w:ins w:id="1113" w:author="PR Preview" w:date="2026-01-01T00:00:00Z">
        <w:r>
          <w:t xml:space="preserve">if the</w:t>
        </w:r>
      </w:ins>
      <w:ins w:id="1114" w:author="PR Preview" w:date="2026-01-01T00:00:00Z">
        <w:r>
          <w:t xml:space="preserve"> </w:t>
        </w:r>
      </w:ins>
      <m:oMath>
        <m:r>
          <m:t>i</m:t>
        </m:r>
      </m:oMath>
      <w:ins w:id="1115" w:author="PR Preview" w:date="2026-01-01T00:00:00Z">
        <w:r>
          <w:t xml:space="preserve">th car drawn at random is efficient and</w:t>
        </w:r>
      </w:ins>
      <w:ins w:id="1116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otherwise,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so</w:t>
        </w:r>
      </w:ins>
      <w:ins w:id="1121" w:author="PR Preview" w:date="2026-01-01T00:00:00Z">
        <w:r>
          <w:t xml:space="preserve"> </w:t>
        </w:r>
      </w:ins>
      <m:oMath>
        <m:r>
          <m:t>μ</m:t>
        </m:r>
      </m:oMath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is the share of efficient cars and</w:t>
        </w:r>
      </w:ins>
      <w:ins w:id="1124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is the share in a sample of</w:t>
        </w:r>
      </w:ins>
      <w:ins w:id="1127" w:author="PR Preview" w:date="2026-01-01T00:00:00Z">
        <w:r>
          <w:t xml:space="preserve"> </w:t>
        </w:r>
      </w:ins>
      <m:oMath>
        <m:r>
          <m:t>n</m:t>
        </m:r>
      </m:oMath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draws.</w:t>
        </w:r>
      </w:ins>
      <w:ins w:id="1130" w:author="PR Preview" w:date="2026-01-01T00:00:00Z">
        <w:r>
          <w:t xml:space="preserve"> </w:t>
        </w:r>
      </w:ins>
      <w:ins w:id="1131" w:author="PR Preview" w:date="2026-01-01T00:00:00Z">
        <w:r>
          <w:t xml:space="preserve">Each</w:t>
        </w:r>
      </w:ins>
      <w:ins w:id="11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lies in</w:t>
        </w:r>
      </w:ins>
      <w:ins w:id="113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1136" w:author="PR Preview" w:date="2026-01-01T00:00:00Z">
        <w:r>
          <w:t xml:space="preserve">,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and the draws are made with replacement, so the</w:t>
        </w:r>
      </w:ins>
      <w:ins w:id="1139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are IID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and</w:t>
        </w:r>
      </w:ins>
      <w:ins w:id="1144" w:author="PR Preview" w:date="2026-01-01T00:00:00Z">
        <w:r>
          <w:t xml:space="preserve"> </w:t>
        </w:r>
      </w:ins>
      <w:hyperlink w:anchor="cor-hoeffding-two-sided">
        <w:ins w:id="1145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applies.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The code below draws</w:t>
        </w:r>
      </w:ins>
      <w:ins w:id="1150" w:author="PR Preview" w:date="2026-01-01T00:00:00Z">
        <w:r>
          <w:t xml:space="preserve"> </w:t>
        </w:r>
      </w:ins>
      <m:oMath>
        <m:r>
          <m:t>10</m:t>
        </m:r>
        <m:r>
          <m:rPr>
            <m:sty m:val="p"/>
          </m:rPr>
          <m:t>,</m:t>
        </m:r>
        <m:r>
          <m:t>000</m:t>
        </m:r>
      </m:oMath>
      <w:ins w:id="1151" w:author="PR Preview" w:date="2026-01-01T00:00:00Z">
        <w:r>
          <w:t xml:space="preserve"> </w:t>
        </w:r>
      </w:ins>
      <w:ins w:id="1152" w:author="PR Preview" w:date="2026-01-01T00:00:00Z">
        <w:r>
          <w:t xml:space="preserve">samples of each size,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computes the proportion of samples whose share misses</w:t>
        </w:r>
      </w:ins>
      <w:ins w:id="1155" w:author="PR Preview" w:date="2026-01-01T00:00:00Z">
        <w:r>
          <w:t xml:space="preserve"> </w:t>
        </w:r>
      </w:ins>
      <m:oMath>
        <m:r>
          <m:t>μ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by at least</w:t>
        </w:r>
      </w:ins>
      <w:ins w:id="1158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=</m:t>
        </m:r>
        <m:r>
          <m:t>0.1</m:t>
        </m:r>
      </m:oMath>
      <w:ins w:id="1159" w:author="PR Preview" w:date="2026-01-01T00:00:00Z">
        <w:r>
          <w:t xml:space="preserve">,</w:t>
        </w:r>
      </w:ins>
      <w:ins w:id="1160" w:author="PR Preview" w:date="2026-01-01T00:00:00Z">
        <w:r>
          <w:t xml:space="preserve"> </w:t>
        </w:r>
      </w:ins>
      <w:ins w:id="1161" w:author="PR Preview" w:date="2026-01-01T00:00:00Z">
        <w:r>
          <w:t xml:space="preserve">and sets that proportion beside the bound</w:t>
        </w:r>
      </w:ins>
      <w:ins w:id="1162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ins w:id="1163" w:author="PR Preview" w:date="2026-01-01T00:00:00Z">
        <w:r>
          <w:t xml:space="preserve"> </w:t>
        </w:r>
      </w:ins>
      <w:ins w:id="1164" w:author="PR Preview" w:date="2026-01-01T00:00:00Z">
        <w:r>
          <w:t xml:space="preserve">of</w:t>
        </w:r>
      </w:ins>
      <w:ins w:id="1165" w:author="PR Preview" w:date="2026-01-01T00:00:00Z">
        <w:r>
          <w:t xml:space="preserve"> </w:t>
        </w:r>
      </w:ins>
      <w:hyperlink w:anchor="eq-hoeffding">
        <w:ins w:id="1166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and the bound</w:t>
        </w:r>
      </w:ins>
      <w:ins w:id="1169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170" w:author="PR Preview" w:date="2026-01-01T00:00:00Z">
        <w:r>
          <w:t xml:space="preserve"> </w:t>
        </w:r>
      </w:ins>
      <w:ins w:id="1171" w:author="PR Preview" w:date="2026-01-01T00:00:00Z">
        <w:r>
          <w:t xml:space="preserve">that Chebyshev’s inequality gives</w:t>
        </w:r>
      </w:ins>
      <w:ins w:id="1172" w:author="PR Preview" w:date="2026-01-01T00:00:00Z">
        <w:r>
          <w:t xml:space="preserve"> </w:t>
        </w:r>
      </w:ins>
      <w:ins w:id="1173" w:author="PR Preview" w:date="2026-01-01T00:00:00Z">
        <w:r>
          <w:t xml:space="preserve">(</w:t>
        </w:r>
      </w:ins>
      <w:hyperlink w:anchor="thm-chebyshev-sample-mean">
        <w:ins w:id="1174" w:author="PR Preview" w:date="2026-01-01T00:00:00Z">
          <w:r>
            <w:rPr>
              <w:rStyle w:val="Hyperlink"/>
            </w:rPr>
            <w:t xml:space="preserve">Theorem 5</w:t>
          </w:r>
        </w:ins>
      </w:hyperlink>
      <w:ins w:id="1175" w:author="PR Preview" w:date="2026-01-01T00:00:00Z">
        <w:r>
          <w:t xml:space="preserve">).</w:t>
        </w:r>
      </w:ins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del w:id="1176" w:author="PR Preview" w:date="2026-01-01T00:00:00Z">
        <w:r>
          <w:rPr>
            <w:b/>
            <w:bCs/>
          </w:rPr>
          <w:delText xml:space="preserve">Theorem 6 (Weak law of large numbers)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Let</w:delText>
        </w:r>
      </w:del>
      <w:del w:id="1179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1180" w:author="PR Preview" w:date="2026-01-01T00:00:00Z">
        <w:r>
          <w:delText xml:space="preserve"> </w:delText>
        </w:r>
      </w:del>
      <w:del w:id="1181" w:author="PR Preview" w:date="2026-01-01T00:00:00Z">
        <w:r>
          <w:delText xml:space="preserve">be</w:delText>
        </w:r>
      </w:del>
      <w:del w:id="1182" w:author="PR Preview" w:date="2026-01-01T00:00:00Z">
        <w:r>
          <w:delText xml:space="preserve"> </w:delText>
        </w:r>
      </w:del>
      <w:hyperlink r:id="rId9">
        <w:del w:id="1183" w:author="PR Preview" w:date="2026-01-01T00:00:00Z">
          <w:r>
            <w:rPr>
              <w:rStyle w:val="Hyperlink"/>
            </w:rPr>
            <w:delText xml:space="preserve">IID</w:delText>
          </w:r>
        </w:del>
      </w:hyperlink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random variables</w:delText>
        </w:r>
      </w:del>
      <w:del w:id="1186" w:author="PR Preview" w:date="2026-01-01T00:00:00Z">
        <w:r>
          <w:delText xml:space="preserve"> </w:delText>
        </w:r>
      </w:del>
      <w:del w:id="1187" w:author="PR Preview" w:date="2026-01-01T00:00:00Z">
        <w:r>
          <w:delText xml:space="preserve">with population mean</w:delText>
        </w:r>
      </w:del>
      <w:del w:id="1188" w:author="PR Preview" w:date="2026-01-01T00:00:00Z">
        <w:r>
          <w:delText xml:space="preserve"> </w:delText>
        </w:r>
      </w:del>
      <m:oMath>
        <m:r>
          <m:t>μ</m:t>
        </m:r>
      </m:oMath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and finite variance</w:delText>
        </w:r>
      </w:del>
      <w:del w:id="119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192" w:author="PR Preview" w:date="2026-01-01T00:00:00Z">
        <w:r>
          <w:delText xml:space="preserve">,</w:delText>
        </w:r>
      </w:del>
      <w:del w:id="1193" w:author="PR Preview" w:date="2026-01-01T00:00:00Z">
        <w:r>
          <w:delText xml:space="preserve"> </w:delText>
        </w:r>
      </w:del>
      <w:del w:id="1194" w:author="PR Preview" w:date="2026-01-01T00:00:00Z">
        <w:r>
          <w:delText xml:space="preserve">and let</w:delText>
        </w:r>
      </w:del>
      <w:del w:id="1195" w:author="PR Preview" w:date="2026-01-01T00:00:00Z">
        <w:r>
          <w:delText xml:space="preserve"> </w:delText>
        </w:r>
      </w:del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be the sample mean.</w:delText>
        </w:r>
      </w:del>
      <w:del w:id="1198" w:author="PR Preview" w:date="2026-01-01T00:00:00Z">
        <w:r>
          <w:delText xml:space="preserve"> </w:delText>
        </w:r>
      </w:del>
      <w:del w:id="1199" w:author="PR Preview" w:date="2026-01-01T00:00:00Z">
        <w:r>
          <w:delText xml:space="preserve">Then the sample mean</w:delText>
        </w:r>
      </w:del>
      <w:del w:id="1200" w:author="PR Preview" w:date="2026-01-01T00:00:00Z">
        <w:r>
          <w:delText xml:space="preserve"> </w:delText>
        </w:r>
      </w:del>
      <w:hyperlink w:anchor="def-convergence-in-probability">
        <w:del w:id="1201" w:author="PR Preview" w:date="2026-01-01T00:00:00Z">
          <w:r>
            <w:rPr>
              <w:rStyle w:val="Hyperlink"/>
            </w:rPr>
            <w:delText xml:space="preserve">converges in probability</w:delText>
          </w:r>
        </w:del>
      </w:hyperlink>
      <w:del w:id="1202" w:author="PR Preview" w:date="2026-01-01T00:00:00Z">
        <w:r>
          <w:delText xml:space="preserve"> </w:delText>
        </w:r>
      </w:del>
      <w:del w:id="1203" w:author="PR Preview" w:date="2026-01-01T00:00:00Z">
        <w:r>
          <w:delText xml:space="preserve">to</w:delText>
        </w:r>
      </w:del>
      <w:del w:id="1204" w:author="PR Preview" w:date="2026-01-01T00:00:00Z">
        <w:r>
          <w:delText xml:space="preserve"> </w:delText>
        </w:r>
      </w:del>
      <m:oMath>
        <m:r>
          <m:t>μ</m:t>
        </m:r>
      </m:oMath>
      <w:del w:id="1205" w:author="PR Preview" w:date="2026-01-01T00:00:00Z">
        <w:r>
          <w:delText xml:space="preserve"> </w:delText>
        </w:r>
      </w:del>
      <w:del w:id="1206" w:author="PR Preview" w:date="2026-01-01T00:00:00Z">
        <w:r>
          <w:delText xml:space="preserve">[14]</w:delText>
        </w:r>
      </w:del>
      <w:del w:id="1207" w:author="PR Preview" w:date="2026-01-01T00:00:00Z">
        <w:r>
          <w:delText xml:space="preserve">:</w:delText>
        </w:r>
      </w:del>
    </w:p>
    <w:p>
      <w:pPr>
        <w:pStyle w:val="BodyText"/>
      </w:pPr>
      <w:ins w:id="1208" w:author="PR Preview" w:date="2026-01-01T00:00:00Z">
        <w:r>
          <w:rPr>
            <w:b/>
            <w:bCs/>
          </w:rPr>
          <w:t xml:space="preserve">Theorem 7 (Weak law of large numbers)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Let</w:t>
        </w:r>
      </w:ins>
      <w:ins w:id="121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1212" w:author="PR Preview" w:date="2026-01-01T00:00:00Z">
        <w:r>
          <w:t xml:space="preserve"> </w:t>
        </w:r>
      </w:ins>
      <w:ins w:id="1213" w:author="PR Preview" w:date="2026-01-01T00:00:00Z">
        <w:r>
          <w:t xml:space="preserve">be</w:t>
        </w:r>
      </w:ins>
      <w:ins w:id="1214" w:author="PR Preview" w:date="2026-01-01T00:00:00Z">
        <w:r>
          <w:t xml:space="preserve"> </w:t>
        </w:r>
      </w:ins>
      <w:hyperlink r:id="rId9">
        <w:ins w:id="1215" w:author="PR Preview" w:date="2026-01-01T00:00:00Z">
          <w:r>
            <w:rPr>
              <w:rStyle w:val="Hyperlink"/>
            </w:rPr>
            <w:t xml:space="preserve">IID</w:t>
          </w:r>
        </w:ins>
      </w:hyperlink>
      <w:ins w:id="1216" w:author="PR Preview" w:date="2026-01-01T00:00:00Z">
        <w:r>
          <w:t xml:space="preserve"> </w:t>
        </w:r>
      </w:ins>
      <w:ins w:id="1217" w:author="PR Preview" w:date="2026-01-01T00:00:00Z">
        <w:r>
          <w:t xml:space="preserve">random variables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t xml:space="preserve">with population mean</w:t>
        </w:r>
      </w:ins>
      <w:ins w:id="1220" w:author="PR Preview" w:date="2026-01-01T00:00:00Z">
        <w:r>
          <w:t xml:space="preserve"> </w:t>
        </w:r>
      </w:ins>
      <m:oMath>
        <m:r>
          <m:t>μ</m:t>
        </m:r>
      </m:oMath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and finite variance</w:t>
        </w:r>
      </w:ins>
      <w:ins w:id="122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224" w:author="PR Preview" w:date="2026-01-01T00:00:00Z">
        <w:r>
          <w:t xml:space="preserve">,</w:t>
        </w:r>
      </w:ins>
      <w:ins w:id="1225" w:author="PR Preview" w:date="2026-01-01T00:00:00Z">
        <w:r>
          <w:t xml:space="preserve"> </w:t>
        </w:r>
      </w:ins>
      <w:ins w:id="1226" w:author="PR Preview" w:date="2026-01-01T00:00:00Z">
        <w:r>
          <w:t xml:space="preserve">and let</w:t>
        </w:r>
      </w:ins>
      <w:ins w:id="1227" w:author="PR Preview" w:date="2026-01-01T00:00:00Z">
        <w:r>
          <w:t xml:space="preserve"> </w:t>
        </w:r>
      </w:ins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228" w:author="PR Preview" w:date="2026-01-01T00:00:00Z">
        <w:r>
          <w:t xml:space="preserve"> </w:t>
        </w:r>
      </w:ins>
      <w:ins w:id="1229" w:author="PR Preview" w:date="2026-01-01T00:00:00Z">
        <w:r>
          <w:t xml:space="preserve">be the sample mean.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t xml:space="preserve">Then the sample mean</w:t>
        </w:r>
      </w:ins>
      <w:ins w:id="1232" w:author="PR Preview" w:date="2026-01-01T00:00:00Z">
        <w:r>
          <w:t xml:space="preserve"> </w:t>
        </w:r>
      </w:ins>
      <w:hyperlink w:anchor="def-convergence-in-probability">
        <w:ins w:id="1233" w:author="PR Preview" w:date="2026-01-01T00:00:00Z">
          <w:r>
            <w:rPr>
              <w:rStyle w:val="Hyperlink"/>
            </w:rPr>
            <w:t xml:space="preserve">converges in probability</w:t>
          </w:r>
        </w:ins>
      </w:hyperlink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to</w:t>
        </w:r>
      </w:ins>
      <w:ins w:id="1236" w:author="PR Preview" w:date="2026-01-01T00:00:00Z">
        <w:r>
          <w:t xml:space="preserve"> </w:t>
        </w:r>
      </w:ins>
      <m:oMath>
        <m:r>
          <m:t>μ</m:t>
        </m:r>
      </m:oMath>
      <w:ins w:id="1237" w:author="PR Preview" w:date="2026-01-01T00:00:00Z">
        <w:r>
          <w:t xml:space="preserve"> </w:t>
        </w:r>
      </w:ins>
      <w:ins w:id="1238" w:author="PR Preview" w:date="2026-01-01T00:00:00Z">
        <w:r>
          <w:t xml:space="preserve">[14]</w:t>
        </w:r>
      </w:ins>
      <w:ins w:id="123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del w:id="1240" w:author="PR Preview" w:date="2026-01-01T00:00:00Z">
        <w:r>
          <w:rPr>
            <w:i/>
            <w:iCs/>
          </w:rPr>
          <w:delText xml:space="preserve">Proof</w:delText>
        </w:r>
      </w:del>
      <w:del w:id="1241" w:author="PR Preview" w:date="2026-01-01T00:00:00Z">
        <w:r>
          <w:delText xml:space="preserve">. </w:delText>
        </w:r>
      </w:del>
      <w:del w:id="1242" w:author="PR Preview" w:date="2026-01-01T00:00:00Z">
        <w:r>
          <w:delText xml:space="preserve">By</w:delText>
        </w:r>
      </w:del>
      <w:del w:id="1243" w:author="PR Preview" w:date="2026-01-01T00:00:00Z">
        <w:r>
          <w:delText xml:space="preserve"> </w:delText>
        </w:r>
      </w:del>
      <w:hyperlink w:anchor="cor-mean-iid-moments">
        <w:del w:id="1244" w:author="PR Preview" w:date="2026-01-01T00:00:00Z">
          <w:r>
            <w:rPr>
              <w:rStyle w:val="Hyperlink"/>
            </w:rPr>
            <w:delText xml:space="preserve">Corollary 3</w:delText>
          </w:r>
        </w:del>
      </w:hyperlink>
      <w:del w:id="1245" w:author="PR Preview" w:date="2026-01-01T00:00:00Z">
        <w:r>
          <w:delText xml:space="preserve">,</w:delText>
        </w:r>
      </w:del>
      <w:del w:id="1246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del w:id="1247" w:author="PR Preview" w:date="2026-01-01T00:00:00Z">
        <w:r>
          <w:delText xml:space="preserve"> </w:delText>
        </w:r>
      </w:del>
      <w:del w:id="1248" w:author="PR Preview" w:date="2026-01-01T00:00:00Z">
        <w:r>
          <w:delText xml:space="preserve">and</w:delText>
        </w:r>
      </w:del>
      <w:del w:id="1249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del w:id="1250" w:author="PR Preview" w:date="2026-01-01T00:00:00Z">
        <w:r>
          <w:delText xml:space="preserve">.</w:delText>
        </w:r>
      </w:del>
    </w:p>
    <w:p>
      <w:pPr>
        <w:pStyle w:val="BodyText"/>
      </w:pPr>
      <w:ins w:id="1251" w:author="PR Preview" w:date="2026-01-01T00:00:00Z">
        <w:r>
          <w:rPr>
            <w:i/>
            <w:iCs/>
          </w:rPr>
          <w:t xml:space="preserve">Proof</w:t>
        </w:r>
      </w:ins>
      <w:ins w:id="1252" w:author="PR Preview" w:date="2026-01-01T00:00:00Z">
        <w:r>
          <w:t xml:space="preserve">. </w:t>
        </w:r>
      </w:ins>
      <w:ins w:id="1253" w:author="PR Preview" w:date="2026-01-01T00:00:00Z">
        <w:r>
          <w:t xml:space="preserve">By</w:t>
        </w:r>
      </w:ins>
      <w:ins w:id="1254" w:author="PR Preview" w:date="2026-01-01T00:00:00Z">
        <w:r>
          <w:t xml:space="preserve"> </w:t>
        </w:r>
      </w:ins>
      <w:hyperlink w:anchor="cor-mean-iid-moments">
        <w:ins w:id="1255" w:author="PR Preview" w:date="2026-01-01T00:00:00Z">
          <w:r>
            <w:rPr>
              <w:rStyle w:val="Hyperlink"/>
            </w:rPr>
            <w:t xml:space="preserve">Corollary 2</w:t>
          </w:r>
        </w:ins>
      </w:hyperlink>
      <w:ins w:id="1256" w:author="PR Preview" w:date="2026-01-01T00:00:00Z">
        <w:r>
          <w:t xml:space="preserve">,</w:t>
        </w:r>
      </w:ins>
      <w:ins w:id="1257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ins w:id="1258" w:author="PR Preview" w:date="2026-01-01T00:00:00Z">
        <w:r>
          <w:t xml:space="preserve"> </w:t>
        </w:r>
      </w:ins>
      <w:ins w:id="1259" w:author="PR Preview" w:date="2026-01-01T00:00:00Z">
        <w:r>
          <w:t xml:space="preserve">and</w:t>
        </w:r>
      </w:ins>
      <w:ins w:id="1260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ins w:id="1261" w:author="PR Preview" w:date="2026-01-01T00:00:00Z">
        <w:r>
          <w:t xml:space="preserve">.</w:t>
        </w:r>
      </w:ins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2026-10-22T08:32:05Z</dcterms:created>
  <dcterms:modified xsi:type="dcterms:W3CDTF">2026-10-22T08:32:05Z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