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Lemma 1 (Linearity of expectation for finite sums)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For</w:t>
        </w:r>
      </w:ins>
      <w:ins w:id="6" w:author="PR Preview" w:date="2026-01-01T00:00:00Z">
        <w:r>
          <w:t xml:space="preserve"> </w:t>
        </w:r>
      </w:ins>
      <w:hyperlink r:id="rId33">
        <w:ins w:id="7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with defined</w:t>
        </w:r>
      </w:ins>
      <w:ins w:id="11" w:author="PR Preview" w:date="2026-01-01T00:00:00Z">
        <w:r>
          <w:t xml:space="preserve"> </w:t>
        </w:r>
      </w:ins>
      <w:hyperlink r:id="rId34">
        <w:ins w:id="12" w:author="PR Preview" w:date="2026-01-01T00:00:00Z">
          <w:r>
            <w:rPr>
              <w:rStyle w:val="Hyperlink"/>
            </w:rPr>
            <w:t xml:space="preserve">expectations</w:t>
          </w:r>
        </w:ins>
      </w:hyperlink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constants</w:t>
        </w:r>
      </w:ins>
      <w:ins w:id="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ins w:id="18" w:author="PR Preview" w:date="2026-01-01T00:00:00Z">
        <w:r>
          <w:rPr>
            <w:i/>
            <w:iCs/>
          </w:rPr>
          <w:t xml:space="preserve">Proof</w:t>
        </w:r>
      </w:ins>
      <w:ins w:id="19" w:author="PR Preview" w:date="2026-01-01T00:00:00Z">
        <w:r>
          <w:t xml:space="preserve">. </w:t>
        </w:r>
      </w:ins>
      <w:ins w:id="20" w:author="PR Preview" w:date="2026-01-01T00:00:00Z">
        <w:r>
          <w:t xml:space="preserve">Prove this by induction on</w:t>
        </w:r>
      </w:ins>
      <w:ins w:id="21" w:author="PR Preview" w:date="2026-01-01T00:00:00Z">
        <w:r>
          <w:t xml:space="preserve"> </w:t>
        </w:r>
      </w:ins>
      <m:oMath>
        <m:r>
          <m:t>n</m:t>
        </m:r>
      </m:oMath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applying</w:t>
        </w:r>
      </w:ins>
      <w:ins w:id="25" w:author="PR Preview" w:date="2026-01-01T00:00:00Z">
        <w:r>
          <w:t xml:space="preserve"> </w:t>
        </w:r>
      </w:ins>
      <w:hyperlink r:id="rId36">
        <w:ins w:id="26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two variables in each step.</w:t>
        </w:r>
      </w:ins>
    </w:p>
    <w:p>
      <w:pPr>
        <w:pStyle w:val="BodyText"/>
      </w:pPr>
      <w:ins w:id="29" w:author="PR Preview" w:date="2026-01-01T00:00:00Z">
        <w:r>
          <w:t xml:space="preserve">For</w:t>
        </w:r>
      </w:ins>
      <w:ins w:id="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2" w:author="PR Preview" w:date="2026-01-01T00:00:00Z">
        <w:r>
          <w:t xml:space="preserve">For the inductive step, assume the lemma holds for</w:t>
        </w:r>
      </w:ins>
      <w:ins w:id="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variables,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let</w:t>
        </w:r>
      </w:ins>
      <w:ins w:id="38" w:author="PR Preview" w:date="2026-01-01T00:00:00Z">
        <w:r>
          <w:t xml:space="preserve"> </w:t>
        </w:r>
      </w:ins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ins w:id="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ins w:id="40" w:author="PR Preview" w:date="2026-01-01T00:00:00Z">
        <w:r>
          <w:rPr>
            <w:b/>
            <w:bCs/>
          </w:rPr>
          <w:t xml:space="preserve">Example 8 (Expected total of five dice)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Let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the</w:t>
        </w:r>
      </w:ins>
      <w:ins w:id="46" w:author="PR Preview" w:date="2026-01-01T00:00:00Z">
        <w:r>
          <w:t xml:space="preserve"> </w:t>
        </w:r>
      </w:ins>
      <w:hyperlink r:id="rId37">
        <w:ins w:id="47" w:author="PR Preview" w:date="2026-01-01T00:00:00Z">
          <w:r>
            <w:rPr>
              <w:rStyle w:val="Hyperlink"/>
            </w:rPr>
            <w:t xml:space="preserve">outcomes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 five rolls of a fair die.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Each roll has</w:t>
        </w:r>
      </w:ins>
      <w:ins w:id="52" w:author="PR Preview" w:date="2026-01-01T00:00:00Z">
        <w:r>
          <w:t xml:space="preserve"> </w:t>
        </w:r>
      </w:ins>
      <w:hyperlink r:id="rId34">
        <w:ins w:id="5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5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Applying</w:t>
        </w:r>
      </w:ins>
      <w:ins w:id="58" w:author="PR Preview" w:date="2026-01-01T00:00:00Z">
        <w:r>
          <w:t xml:space="preserve"> </w:t>
        </w:r>
      </w:ins>
      <w:hyperlink w:anchor="lem-linearity-finite-sum">
        <w:ins w:id="5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with every</w:t>
        </w:r>
      </w:ins>
      <w:ins w:id="6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gives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 expected total: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Example 8 (Conditional PMF from a vaccine trial)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vaccine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dataset in the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rPr>
            <w:rStyle w:val="VerbatimChar"/>
          </w:rPr>
          <w:delText xml:space="preserve">dobson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package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del w:id="80" w:author="PR Preview" w:date="2026-01-01T00:00:00Z">
        <w:r>
          <w:delText xml:space="preserve">Dobson and Barnett [8]</w:delText>
        </w:r>
      </w:del>
      <w:del w:id="81" w:author="PR Preview" w:date="2026-01-01T00:00:00Z">
        <w:r>
          <w:delText xml:space="preserve">, Table 9.6)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records the responses in a flu vaccine trial:</w:delText>
        </w:r>
      </w:del>
      <w:del w:id="84" w:author="PR Preview" w:date="2026-01-01T00:00:00Z">
        <w:r>
          <w:delText xml:space="preserve"> </w:delText>
        </w:r>
      </w:del>
      <m:oMath>
        <m:r>
          <m:t>X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treatment group (placebo or vaccine)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</w:delText>
        </w:r>
      </w:del>
      <w:del w:id="89" w:author="PR Preview" w:date="2026-01-01T00:00:00Z">
        <w:r>
          <w:delText xml:space="preserve"> </w:delText>
        </w:r>
      </w:del>
      <m:oMath>
        <m:r>
          <m:t>Y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the level of response to treatment (small, moderate, or large).</w:delText>
        </w:r>
      </w:del>
    </w:p>
    <w:p>
      <w:pPr>
        <w:pStyle w:val="FirstParagraph"/>
      </w:pPr>
      <w:ins w:id="92" w:author="PR Preview" w:date="2026-01-01T00:00:00Z">
        <w:r>
          <w:rPr>
            <w:b/>
            <w:bCs/>
          </w:rPr>
          <w:t xml:space="preserve">Example 9 (Conditional PMF from a vaccine trial)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vaccine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dataset in 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rStyle w:val="VerbatimChar"/>
          </w:rPr>
          <w:t xml:space="preserve">dobson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package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</w:t>
        </w:r>
      </w:ins>
      <w:ins w:id="105" w:author="PR Preview" w:date="2026-01-01T00:00:00Z">
        <w:r>
          <w:t xml:space="preserve">Dobson and Barnett [8]</w:t>
        </w:r>
      </w:ins>
      <w:ins w:id="106" w:author="PR Preview" w:date="2026-01-01T00:00:00Z">
        <w:r>
          <w:t xml:space="preserve">, Table 9.6)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records the responses in a flu vaccine trial:</w:t>
        </w:r>
      </w:ins>
      <w:ins w:id="109" w:author="PR Preview" w:date="2026-01-01T00:00:00Z">
        <w:r>
          <w:t xml:space="preserve"> </w:t>
        </w:r>
      </w:ins>
      <m:oMath>
        <m:r>
          <m:t>X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treatment group (placebo or vaccine)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</w:t>
        </w:r>
      </w:ins>
      <w:ins w:id="114" w:author="PR Preview" w:date="2026-01-01T00:00:00Z">
        <w:r>
          <w:t xml:space="preserve"> </w:t>
        </w:r>
      </w:ins>
      <m:oMath>
        <m:r>
          <m:t>Y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the level of response to treatment (small, moderate, or large).</w:t>
        </w:r>
      </w:ins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del w:id="117" w:author="PR Preview" w:date="2026-01-01T00:00:00Z">
        <w:r>
          <w:rPr>
            <w:b/>
            <w:bCs/>
          </w:rPr>
          <w:delText xml:space="preserve">Example 9 (Conditional PDF from a bivariate normal model of birthweight data)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rStyle w:val="VerbatimChar"/>
          </w:rPr>
          <w:delText xml:space="preserve">birthweight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dataset in the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rStyle w:val="VerbatimChar"/>
          </w:rPr>
          <w:delText xml:space="preserve">dobson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package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(</w:delText>
        </w:r>
      </w:del>
      <w:del w:id="130" w:author="PR Preview" w:date="2026-01-01T00:00:00Z">
        <w:r>
          <w:delText xml:space="preserve">Dobson and Barnett [8]</w:delText>
        </w:r>
      </w:del>
      <w:del w:id="131" w:author="PR Preview" w:date="2026-01-01T00:00:00Z">
        <w:r>
          <w:delText xml:space="preserve">, Table 2.3)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records gestational age (weeks) and birthweight (grams)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for 12 boys and 12 girls.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Let</w:delText>
        </w:r>
      </w:del>
      <w:del w:id="138" w:author="PR Preview" w:date="2026-01-01T00:00:00Z">
        <w:r>
          <w:delText xml:space="preserve"> </w:delText>
        </w:r>
      </w:del>
      <m:oMath>
        <m:r>
          <m:t>X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be gestational age and</w:delText>
        </w:r>
      </w:del>
      <w:del w:id="141" w:author="PR Preview" w:date="2026-01-01T00:00:00Z">
        <w:r>
          <w:delText xml:space="preserve"> </w:delText>
        </w:r>
      </w:del>
      <m:oMath>
        <m:r>
          <m:t>Y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be birthweight,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pooling both sexes into</w:delText>
        </w:r>
      </w:del>
      <w:del w:id="1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24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observations.</w:delText>
        </w:r>
      </w:del>
    </w:p>
    <w:p>
      <w:pPr>
        <w:pStyle w:val="FirstParagraph"/>
      </w:pPr>
      <w:ins w:id="149" w:author="PR Preview" w:date="2026-01-01T00:00:00Z">
        <w:r>
          <w:rPr>
            <w:b/>
            <w:bCs/>
          </w:rPr>
          <w:t xml:space="preserve">Example 10 (Conditional PDF from a bivariate normal model of birthweight data)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rPr>
            <w:rStyle w:val="VerbatimChar"/>
          </w:rPr>
          <w:t xml:space="preserve">birthweight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dataset in the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rStyle w:val="VerbatimChar"/>
          </w:rPr>
          <w:t xml:space="preserve">dobson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package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(</w:t>
        </w:r>
      </w:ins>
      <w:ins w:id="162" w:author="PR Preview" w:date="2026-01-01T00:00:00Z">
        <w:r>
          <w:t xml:space="preserve">Dobson and Barnett [8]</w:t>
        </w:r>
      </w:ins>
      <w:ins w:id="163" w:author="PR Preview" w:date="2026-01-01T00:00:00Z">
        <w:r>
          <w:t xml:space="preserve">, Table 2.3)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records gestational age (weeks) and birthweight (grams)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for 12 boys and 12 girls.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m:oMath>
        <m:r>
          <m:t>X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be gestational age and</w:t>
        </w:r>
      </w:ins>
      <w:ins w:id="173" w:author="PR Preview" w:date="2026-01-01T00:00:00Z">
        <w:r>
          <w:t xml:space="preserve"> </w:t>
        </w:r>
      </w:ins>
      <m:oMath>
        <m:r>
          <m:t>Y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be birthweight,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pooling both sexes into</w:t>
        </w:r>
      </w:ins>
      <w:ins w:id="1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24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observations.</w:t>
        </w:r>
      </w:ins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del w:id="181" w:author="PR Preview" w:date="2026-01-01T00:00:00Z">
        <w:r>
          <w:rPr>
            <w:b/>
            <w:bCs/>
          </w:rPr>
          <w:delText xml:space="preserve">Example 10 (Conditional expectation from real trial and birthweight data)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Discrete case.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Continuing</w:delText>
        </w:r>
      </w:del>
      <w:del w:id="186" w:author="PR Preview" w:date="2026-01-01T00:00:00Z">
        <w:r>
          <w:delText xml:space="preserve"> </w:delText>
        </w:r>
      </w:del>
      <w:hyperlink w:anchor="exm-cond-pmf">
        <w:del w:id="187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score the vaccine trial’s response levels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The conditional PMF of</w:delText>
        </w:r>
      </w:del>
      <w:del w:id="199" w:author="PR Preview" w:date="2026-01-01T00:00:00Z">
        <w:r>
          <w:delText xml:space="preserve"> </w:delText>
        </w:r>
      </w:del>
      <m:oMath>
        <m:r>
          <m:t>Y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given</w:delText>
        </w:r>
      </w:del>
      <w:del w:id="2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(from</w:delText>
        </w:r>
      </w:del>
      <w:del w:id="205" w:author="PR Preview" w:date="2026-01-01T00:00:00Z">
        <w:r>
          <w:delText xml:space="preserve"> </w:delText>
        </w:r>
      </w:del>
      <w:hyperlink w:anchor="exm-cond-pmf">
        <w:del w:id="206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07" w:author="PR Preview" w:date="2026-01-01T00:00:00Z">
        <w:r>
          <w:delText xml:space="preserve">) is:</w:delText>
        </w:r>
      </w:del>
    </w:p>
    <w:p>
      <w:pPr>
        <w:pStyle w:val="FirstParagraph"/>
      </w:pPr>
      <w:ins w:id="208" w:author="PR Preview" w:date="2026-01-01T00:00:00Z">
        <w:r>
          <w:rPr>
            <w:b/>
            <w:bCs/>
          </w:rPr>
          <w:t xml:space="preserve">Example 11 (Conditional expectation from real trial and birthweight data)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rPr>
            <w:b/>
            <w:bCs/>
          </w:rPr>
          <w:t xml:space="preserve">Discrete case.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Continuing</w:t>
        </w:r>
      </w:ins>
      <w:ins w:id="213" w:author="PR Preview" w:date="2026-01-01T00:00:00Z">
        <w:r>
          <w:t xml:space="preserve"> </w:t>
        </w:r>
      </w:ins>
      <w:hyperlink w:anchor="exm-cond-pmf">
        <w:ins w:id="214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score the vaccine trial’s response levels</w:t>
        </w:r>
      </w:ins>
      <w:ins w:id="218" w:author="PR Preview" w:date="2026-01-01T00:00:00Z">
        <w:r>
          <w:t xml:space="preserve"> </w:t>
        </w:r>
      </w:ins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conditional PMF of</w:t>
        </w:r>
      </w:ins>
      <w:ins w:id="226" w:author="PR Preview" w:date="2026-01-01T00:00:00Z">
        <w:r>
          <w:t xml:space="preserve"> </w:t>
        </w:r>
      </w:ins>
      <m:oMath>
        <m:r>
          <m:t>Y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given</w:t>
        </w:r>
      </w:ins>
      <w:ins w:id="2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(from</w:t>
        </w:r>
      </w:ins>
      <w:ins w:id="232" w:author="PR Preview" w:date="2026-01-01T00:00:00Z">
        <w:r>
          <w:t xml:space="preserve"> </w:t>
        </w:r>
      </w:ins>
      <w:hyperlink w:anchor="exm-cond-pmf">
        <w:ins w:id="233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34" w:author="PR Preview" w:date="2026-01-01T00:00:00Z">
        <w:r>
          <w:t xml:space="preserve">)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del w:id="235" w:author="PR Preview" w:date="2026-01-01T00:00:00Z">
        <w:r>
          <w:rPr>
            <w:b/>
            <w:bCs/>
          </w:rPr>
          <w:delText xml:space="preserve">Continuous case.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Continuing</w:delText>
        </w:r>
      </w:del>
      <w:del w:id="238" w:author="PR Preview" w:date="2026-01-01T00:00:00Z">
        <w:r>
          <w:delText xml:space="preserve"> </w:delText>
        </w:r>
      </w:del>
      <w:hyperlink w:anchor="exm-cond-pdf">
        <w:del w:id="239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42" w:author="PR Preview" w:date="2026-01-01T00:00:00Z">
        <w:r>
          <w:delText xml:space="preserve">.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The mean of a normal distribution is its location parameter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(</w:delText>
        </w:r>
      </w:del>
      <w:del w:id="247" w:author="PR Preview" w:date="2026-01-01T00:00:00Z">
        <w:r>
          <w:delText xml:space="preserve">Casella and Berger [6]</w:delText>
        </w:r>
      </w:del>
      <w:del w:id="248" w:author="PR Preview" w:date="2026-01-01T00:00:00Z">
        <w:r>
          <w:delText xml:space="preserve">),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so integrating</w:delText>
        </w:r>
      </w:del>
      <w:del w:id="251" w:author="PR Preview" w:date="2026-01-01T00:00:00Z">
        <w:r>
          <w:delText xml:space="preserve"> </w:delText>
        </w:r>
      </w:del>
      <m:oMath>
        <m:r>
          <m:t>y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against this conditional density gives:</w:delText>
        </w:r>
      </w:del>
    </w:p>
    <w:p>
      <w:pPr>
        <w:pStyle w:val="FirstParagraph"/>
      </w:pPr>
      <w:ins w:id="254" w:author="PR Preview" w:date="2026-01-01T00:00:00Z">
        <w:r>
          <w:rPr>
            <w:b/>
            <w:bCs/>
          </w:rPr>
          <w:t xml:space="preserve">Continuous case.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Continuing</w:t>
        </w:r>
      </w:ins>
      <w:ins w:id="257" w:author="PR Preview" w:date="2026-01-01T00:00:00Z">
        <w:r>
          <w:t xml:space="preserve"> </w:t>
        </w:r>
      </w:ins>
      <w:hyperlink w:anchor="exm-cond-pdf">
        <w:ins w:id="25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 mean of a normal distribution is its location parameter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(</w:t>
        </w:r>
      </w:ins>
      <w:ins w:id="266" w:author="PR Preview" w:date="2026-01-01T00:00:00Z">
        <w:r>
          <w:t xml:space="preserve">Casella and Berger [6]</w:t>
        </w:r>
      </w:ins>
      <w:ins w:id="267" w:author="PR Preview" w:date="2026-01-01T00:00:00Z">
        <w:r>
          <w:t xml:space="preserve">),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so integrating</w:t>
        </w:r>
      </w:ins>
      <w:ins w:id="270" w:author="PR Preview" w:date="2026-01-01T00:00:00Z">
        <w:r>
          <w:t xml:space="preserve"> </w:t>
        </w:r>
      </w:ins>
      <m:oMath>
        <m:r>
          <m:t>y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against this conditional density 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del w:id="273" w:author="PR Preview" w:date="2026-01-01T00:00:00Z">
        <w:r>
          <w:rPr>
            <w:b/>
            <w:bCs/>
          </w:rPr>
          <w:delText xml:space="preserve">Example 11 (Conditional expectation, one discrete variable and one continuous variable)</w:delText>
        </w:r>
      </w:del>
      <w:del w:id="274" w:author="PR Preview" w:date="2026-01-01T00:00:00Z">
        <w:r>
          <w:delText xml:space="preserve"> </w:delText>
        </w:r>
      </w:del>
      <m:oMath>
        <m:r>
          <m:t>X</m:t>
        </m:r>
      </m:oMath>
      <w:del w:id="275" w:author="PR Preview" w:date="2026-01-01T00:00:00Z">
        <w:r>
          <w:rPr>
            <w:b/>
            <w:bCs/>
          </w:rPr>
          <w:delText xml:space="preserve"> </w:delText>
        </w:r>
      </w:del>
      <w:del w:id="276" w:author="PR Preview" w:date="2026-01-01T00:00:00Z">
        <w:r>
          <w:rPr>
            <w:b/>
            <w:bCs/>
          </w:rPr>
          <w:delText xml:space="preserve">discrete,</w:delText>
        </w:r>
      </w:del>
      <w:del w:id="277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</m:oMath>
      <w:del w:id="278" w:author="PR Preview" w:date="2026-01-01T00:00:00Z">
        <w:r>
          <w:rPr>
            <w:b/>
            <w:bCs/>
          </w:rPr>
          <w:delText xml:space="preserve"> </w:delText>
        </w:r>
      </w:del>
      <w:del w:id="279" w:author="PR Preview" w:date="2026-01-01T00:00:00Z">
        <w:r>
          <w:rPr>
            <w:b/>
            <w:bCs/>
          </w:rPr>
          <w:delText xml:space="preserve">continuous.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The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rPr>
            <w:rStyle w:val="VerbatimChar"/>
          </w:rPr>
          <w:delText xml:space="preserve">plasma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dataset in the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rStyle w:val="VerbatimChar"/>
          </w:rPr>
          <w:delText xml:space="preserve">dobson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package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(</w:delText>
        </w:r>
      </w:del>
      <w:del w:id="292" w:author="PR Preview" w:date="2026-01-01T00:00:00Z">
        <w:r>
          <w:delText xml:space="preserve">Dobson and Barnett [8]</w:delText>
        </w:r>
      </w:del>
      <w:del w:id="293" w:author="PR Preview" w:date="2026-01-01T00:00:00Z">
        <w:r>
          <w:delText xml:space="preserve">, Table 6.25)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records plasma inorganic phosphate levels (mg/dL)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one hour after a glucose tolerance test,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for hyperinsulinemic obese (</w:delText>
        </w:r>
      </w:del>
      <w:del w:id="300" w:author="PR Preview" w:date="2026-01-01T00:00:00Z">
        <w:r>
          <w:rPr>
            <w:rStyle w:val="VerbatimChar"/>
          </w:rPr>
          <w:delText xml:space="preserve">H-O</w:delText>
        </w:r>
      </w:del>
      <w:del w:id="301" w:author="PR Preview" w:date="2026-01-01T00:00:00Z">
        <w:r>
          <w:delText xml:space="preserve">) and control (</w:delText>
        </w:r>
      </w:del>
      <w:del w:id="302" w:author="PR Preview" w:date="2026-01-01T00:00:00Z">
        <w:r>
          <w:rPr>
            <w:rStyle w:val="VerbatimChar"/>
          </w:rPr>
          <w:delText xml:space="preserve">C</w:delText>
        </w:r>
      </w:del>
      <w:del w:id="303" w:author="PR Preview" w:date="2026-01-01T00:00:00Z">
        <w:r>
          <w:delText xml:space="preserve">) participants.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Let</w:delText>
        </w:r>
      </w:del>
      <w:del w:id="306" w:author="PR Preview" w:date="2026-01-01T00:00:00Z">
        <w:r>
          <w:delText xml:space="preserve"> </w:delText>
        </w:r>
      </w:del>
      <m:oMath>
        <m:r>
          <m:t>X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be group and</w:delText>
        </w:r>
      </w:del>
      <w:del w:id="309" w:author="PR Preview" w:date="2026-01-01T00:00:00Z">
        <w:r>
          <w:delText xml:space="preserve"> </w:delText>
        </w:r>
      </w:del>
      <m:oMath>
        <m:r>
          <m:t>Y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be phosphate level.</w:delText>
        </w:r>
      </w:del>
    </w:p>
    <w:p>
      <w:pPr>
        <w:pStyle w:val="FirstParagraph"/>
      </w:pPr>
      <w:ins w:id="312" w:author="PR Preview" w:date="2026-01-01T00:00:00Z">
        <w:r>
          <w:rPr>
            <w:b/>
            <w:bCs/>
          </w:rPr>
          <w:t xml:space="preserve">Example 12 (Conditional expectation, one discrete variable and one continuous variable)</w:t>
        </w:r>
      </w:ins>
      <w:ins w:id="313" w:author="PR Preview" w:date="2026-01-01T00:00:00Z">
        <w:r>
          <w:t xml:space="preserve"> </w:t>
        </w:r>
      </w:ins>
      <m:oMath>
        <m:r>
          <m:t>X</m:t>
        </m:r>
      </m:oMath>
      <w:ins w:id="314" w:author="PR Preview" w:date="2026-01-01T00:00:00Z">
        <w:r>
          <w:rPr>
            <w:b/>
            <w:bCs/>
          </w:rP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discrete,</w:t>
        </w:r>
      </w:ins>
      <w:ins w:id="316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317" w:author="PR Preview" w:date="2026-01-01T00:00:00Z">
        <w:r>
          <w:rPr>
            <w:b/>
            <w:bCs/>
          </w:rPr>
          <w:t xml:space="preserve"> </w:t>
        </w:r>
      </w:ins>
      <w:ins w:id="318" w:author="PR Preview" w:date="2026-01-01T00:00:00Z">
        <w:r>
          <w:rPr>
            <w:b/>
            <w:bCs/>
          </w:rPr>
          <w:t xml:space="preserve">continuous.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The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rStyle w:val="VerbatimChar"/>
          </w:rPr>
          <w:t xml:space="preserve">plasma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dataset in the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rPr>
            <w:rStyle w:val="VerbatimChar"/>
          </w:rPr>
          <w:t xml:space="preserve">dobson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package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(</w:t>
        </w:r>
      </w:ins>
      <w:ins w:id="331" w:author="PR Preview" w:date="2026-01-01T00:00:00Z">
        <w:r>
          <w:t xml:space="preserve">Dobson and Barnett [8]</w:t>
        </w:r>
      </w:ins>
      <w:ins w:id="332" w:author="PR Preview" w:date="2026-01-01T00:00:00Z">
        <w:r>
          <w:t xml:space="preserve">, Table 6.25)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records plasma inorganic phosphate levels (mg/dL)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one hour after a glucose tolerance test,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for hyperinsulinemic obese (</w:t>
        </w:r>
      </w:ins>
      <w:ins w:id="339" w:author="PR Preview" w:date="2026-01-01T00:00:00Z">
        <w:r>
          <w:rPr>
            <w:rStyle w:val="VerbatimChar"/>
          </w:rPr>
          <w:t xml:space="preserve">H-O</w:t>
        </w:r>
      </w:ins>
      <w:ins w:id="340" w:author="PR Preview" w:date="2026-01-01T00:00:00Z">
        <w:r>
          <w:t xml:space="preserve">) and control (</w:t>
        </w:r>
      </w:ins>
      <w:ins w:id="341" w:author="PR Preview" w:date="2026-01-01T00:00:00Z">
        <w:r>
          <w:rPr>
            <w:rStyle w:val="VerbatimChar"/>
          </w:rPr>
          <w:t xml:space="preserve">C</w:t>
        </w:r>
      </w:ins>
      <w:ins w:id="342" w:author="PR Preview" w:date="2026-01-01T00:00:00Z">
        <w:r>
          <w:t xml:space="preserve">) participants.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Let</w:t>
        </w:r>
      </w:ins>
      <w:ins w:id="345" w:author="PR Preview" w:date="2026-01-01T00:00:00Z">
        <w:r>
          <w:t xml:space="preserve"> </w:t>
        </w:r>
      </w:ins>
      <m:oMath>
        <m:r>
          <m:t>X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be group and</w:t>
        </w:r>
      </w:ins>
      <w:ins w:id="348" w:author="PR Preview" w:date="2026-01-01T00:00:00Z">
        <w:r>
          <w:t xml:space="preserve"> </w:t>
        </w:r>
      </w:ins>
      <m:oMath>
        <m:r>
          <m:t>Y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be phosphate level.</w:t>
        </w:r>
      </w:ins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del w:id="351" w:author="PR Preview" w:date="2026-01-01T00:00:00Z">
        <w:r>
          <w:rPr>
            <w:b/>
            <w:bCs/>
          </w:rPr>
          <w:delText xml:space="preserve">Example 12 (The conditional expectation function of the birthweight model)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Continuing</w:delText>
        </w:r>
      </w:del>
      <w:del w:id="354" w:author="PR Preview" w:date="2026-01-01T00:00:00Z">
        <w:r>
          <w:delText xml:space="preserve"> </w:delText>
        </w:r>
      </w:del>
      <w:hyperlink w:anchor="exm-cond-pdf">
        <w:del w:id="355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w:hyperlink w:anchor="exm-cond-expectation">
        <w:del w:id="35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(gestational age, birthweight) is modeled as bivariate normal.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 general form of the conditional mean derived in</w:delText>
        </w:r>
      </w:del>
      <w:del w:id="366" w:author="PR Preview" w:date="2026-01-01T00:00:00Z">
        <w:r>
          <w:delText xml:space="preserve"> </w:delText>
        </w:r>
      </w:del>
      <w:hyperlink w:anchor="exm-cond-pdf">
        <w:del w:id="36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evaluated at an arbitrary</w:delText>
        </w:r>
      </w:del>
      <w:del w:id="371" w:author="PR Preview" w:date="2026-01-01T00:00:00Z">
        <w:r>
          <w:delText xml:space="preserve"> </w:delText>
        </w:r>
      </w:del>
      <m:oMath>
        <m:r>
          <m:t>x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instead of just</w:delText>
        </w:r>
      </w:del>
      <w:del w:id="3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40</m:t>
        </m:r>
      </m:oMath>
      <w:del w:id="375" w:author="PR Preview" w:date="2026-01-01T00:00:00Z">
        <w:r>
          <w:delText xml:space="preserve">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gives the conditional expectation function directly: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378" w:author="PR Preview" w:date="2026-01-01T00:00:00Z">
        <w:r>
          <w:delText xml:space="preserve">which is exactly the fitted regression line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(the general algebraic identity</w:delText>
        </w:r>
      </w:del>
      <w:del w:id="38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is what makes the bivariate-normal conditional mean linear in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).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As a check, evaluating at</w:delText>
        </w:r>
      </w:del>
      <w:del w:id="3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40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recovers</w:delText>
        </w:r>
      </w:del>
      <w:del w:id="391" w:author="PR Preview" w:date="2026-01-01T00:00:00Z">
        <w:r>
          <w:delText xml:space="preserve"> </w:delText>
        </w:r>
      </w:del>
      <w:hyperlink w:anchor="exm-cond-expectation">
        <w:del w:id="392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93" w:author="PR Preview" w:date="2026-01-01T00:00:00Z">
        <w:r>
          <w:delText xml:space="preserve">’s result:</w:delText>
        </w:r>
      </w:del>
    </w:p>
    <w:p>
      <w:pPr>
        <w:pStyle w:val="BodyText"/>
      </w:pPr>
      <w:ins w:id="394" w:author="PR Preview" w:date="2026-01-01T00:00:00Z">
        <w:r>
          <w:rPr>
            <w:b/>
            <w:bCs/>
          </w:rPr>
          <w:t xml:space="preserve">Example 13 (The conditional expectation function of the birthweight model)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Continuing</w:t>
        </w:r>
      </w:ins>
      <w:ins w:id="397" w:author="PR Preview" w:date="2026-01-01T00:00:00Z">
        <w:r>
          <w:t xml:space="preserve"> </w:t>
        </w:r>
      </w:ins>
      <w:hyperlink w:anchor="exm-cond-pdf">
        <w:ins w:id="39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w:hyperlink w:anchor="exm-cond-expectation">
        <w:ins w:id="40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(gestational age, birthweight) is modeled as bivariate normal.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The general form of the conditional mean derived in</w:t>
        </w:r>
      </w:ins>
      <w:ins w:id="409" w:author="PR Preview" w:date="2026-01-01T00:00:00Z">
        <w:r>
          <w:t xml:space="preserve"> </w:t>
        </w:r>
      </w:ins>
      <w:hyperlink w:anchor="exm-cond-pdf">
        <w:ins w:id="41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evaluated at an arbitrary</w:t>
        </w:r>
      </w:ins>
      <w:ins w:id="414" w:author="PR Preview" w:date="2026-01-01T00:00:00Z">
        <w:r>
          <w:t xml:space="preserve"> </w:t>
        </w:r>
      </w:ins>
      <m:oMath>
        <m:r>
          <m:t>x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instead of just</w:t>
        </w:r>
      </w:ins>
      <w:ins w:id="4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40</m:t>
        </m:r>
      </m:oMath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gives the conditional expectation function 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421" w:author="PR Preview" w:date="2026-01-01T00:00:00Z">
        <w:r>
          <w:t xml:space="preserve">which is exactly the fitted regression line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(the general algebraic identity</w:t>
        </w:r>
      </w:ins>
      <w:ins w:id="42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is what makes the bivariate-normal conditional mean linear in</w:t>
        </w:r>
      </w:ins>
      <w:ins w:id="427" w:author="PR Preview" w:date="2026-01-01T00:00:00Z">
        <w:r>
          <w:t xml:space="preserve"> </w:t>
        </w:r>
      </w:ins>
      <m:oMath>
        <m:r>
          <m:t>x</m:t>
        </m:r>
      </m:oMath>
      <w:ins w:id="428" w:author="PR Preview" w:date="2026-01-01T00:00:00Z">
        <w:r>
          <w:t xml:space="preserve">).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As a check, evaluating at</w:t>
        </w:r>
      </w:ins>
      <w:ins w:id="43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40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recovers</w:t>
        </w:r>
      </w:ins>
      <w:ins w:id="434" w:author="PR Preview" w:date="2026-01-01T00:00:00Z">
        <w:r>
          <w:t xml:space="preserve"> </w:t>
        </w:r>
      </w:ins>
      <w:hyperlink w:anchor="exm-cond-expectation">
        <w:ins w:id="43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36" w:author="PR Preview" w:date="2026-01-01T00:00:00Z">
        <w:r>
          <w:t xml:space="preserve">’s result:</w:t>
        </w:r>
      </w:ins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del w:id="437" w:author="PR Preview" w:date="2026-01-01T00:00:00Z">
        <w:r>
          <w:rPr>
            <w:b/>
            <w:bCs/>
          </w:rPr>
          <w:delText xml:space="preserve">Example 13 (The second flip, given the first)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In the</w:delText>
        </w:r>
      </w:del>
      <w:del w:id="440" w:author="PR Preview" w:date="2026-01-01T00:00:00Z">
        <w:r>
          <w:delText xml:space="preserve"> </w:delText>
        </w:r>
      </w:del>
      <w:hyperlink r:id="rId64">
        <w:del w:id="441" w:author="PR Preview" w:date="2026-01-01T00:00:00Z">
          <w:r>
            <w:rPr>
              <w:rStyle w:val="Hyperlink"/>
            </w:rPr>
            <w:delText xml:space="preserve">joint PMF of two coin flips</w:delText>
          </w:r>
        </w:del>
      </w:hyperlink>
      <w:del w:id="442" w:author="PR Preview" w:date="2026-01-01T00:00:00Z">
        <w:r>
          <w:delText xml:space="preserve">,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write</w:delText>
        </w:r>
      </w:del>
      <w:del w:id="445" w:author="PR Preview" w:date="2026-01-01T00:00:00Z">
        <w:r>
          <w:delText xml:space="preserve"> </w:delText>
        </w:r>
      </w:del>
      <m:oMath>
        <m:r>
          <m:t>X</m:t>
        </m:r>
      </m:oMath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for the first flip and</w:delText>
        </w:r>
      </w:del>
      <w:del w:id="448" w:author="PR Preview" w:date="2026-01-01T00:00:00Z">
        <w:r>
          <w:delText xml:space="preserve"> </w:delText>
        </w:r>
      </w:del>
      <m:oMath>
        <m:r>
          <m:t>Y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for the total number of heads.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Given</w:delText>
        </w:r>
      </w:del>
      <w:del w:id="45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54" w:author="PR Preview" w:date="2026-01-01T00:00:00Z">
        <w:r>
          <w:delText xml:space="preserve">,</w:delText>
        </w:r>
      </w:del>
      <w:del w:id="455" w:author="PR Preview" w:date="2026-01-01T00:00:00Z">
        <w:r>
          <w:delText xml:space="preserve"> </w:delText>
        </w:r>
      </w:del>
      <m:oMath>
        <m:r>
          <m:t>Y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is</w:delText>
        </w:r>
      </w:del>
      <w:del w:id="458" w:author="PR Preview" w:date="2026-01-01T00:00:00Z">
        <w:r>
          <w:delText xml:space="preserve"> </w:delText>
        </w:r>
      </w:del>
      <m:oMath>
        <m:r>
          <m:t>1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or</w:delText>
        </w:r>
      </w:del>
      <w:del w:id="461" w:author="PR Preview" w:date="2026-01-01T00:00:00Z">
        <w:r>
          <w:delText xml:space="preserve"> </w:delText>
        </w:r>
      </w:del>
      <m:oMath>
        <m:r>
          <m:t>2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with conditional probability</w:delText>
        </w:r>
      </w:del>
      <w:del w:id="4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each,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</w:delText>
        </w:r>
      </w:del>
      <w:del w:id="46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−</m:t>
        </m:r>
        <m:r>
          <m:t>X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the second flip.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With</w:delText>
        </w:r>
      </w:del>
      <w:del w:id="47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75" w:author="PR Preview" w:date="2026-01-01T00:00:00Z">
        <w:r>
          <w:delText xml:space="preserve">:</w:delText>
        </w:r>
      </w:del>
    </w:p>
    <w:p>
      <w:pPr>
        <w:pStyle w:val="BodyText"/>
      </w:pPr>
      <w:ins w:id="476" w:author="PR Preview" w:date="2026-01-01T00:00:00Z">
        <w:r>
          <w:rPr>
            <w:b/>
            <w:bCs/>
          </w:rPr>
          <w:t xml:space="preserve">Example 14 (The second flip, given the first)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In the</w:t>
        </w:r>
      </w:ins>
      <w:ins w:id="479" w:author="PR Preview" w:date="2026-01-01T00:00:00Z">
        <w:r>
          <w:t xml:space="preserve"> </w:t>
        </w:r>
      </w:ins>
      <w:hyperlink r:id="rId64">
        <w:ins w:id="480" w:author="PR Preview" w:date="2026-01-01T00:00:00Z">
          <w:r>
            <w:rPr>
              <w:rStyle w:val="Hyperlink"/>
            </w:rPr>
            <w:t xml:space="preserve">joint PMF of two coin flips</w:t>
          </w:r>
        </w:ins>
      </w:hyperlink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write</w:t>
        </w:r>
      </w:ins>
      <w:ins w:id="484" w:author="PR Preview" w:date="2026-01-01T00:00:00Z">
        <w:r>
          <w:t xml:space="preserve"> </w:t>
        </w:r>
      </w:ins>
      <m:oMath>
        <m:r>
          <m:t>X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for the first flip and</w:t>
        </w:r>
      </w:ins>
      <w:ins w:id="487" w:author="PR Preview" w:date="2026-01-01T00:00:00Z">
        <w:r>
          <w:t xml:space="preserve"> </w:t>
        </w:r>
      </w:ins>
      <m:oMath>
        <m:r>
          <m:t>Y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for the total number of heads.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Given</w:t>
        </w:r>
      </w:ins>
      <w:ins w:id="4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493" w:author="PR Preview" w:date="2026-01-01T00:00:00Z">
        <w:r>
          <w:t xml:space="preserve">,</w:t>
        </w:r>
      </w:ins>
      <w:ins w:id="494" w:author="PR Preview" w:date="2026-01-01T00:00:00Z">
        <w:r>
          <w:t xml:space="preserve"> </w:t>
        </w:r>
      </w:ins>
      <m:oMath>
        <m:r>
          <m:t>Y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is</w:t>
        </w:r>
      </w:ins>
      <w:ins w:id="497" w:author="PR Preview" w:date="2026-01-01T00:00:00Z">
        <w:r>
          <w:t xml:space="preserve"> </w:t>
        </w:r>
      </w:ins>
      <m:oMath>
        <m:r>
          <m:t>1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or</w:t>
        </w:r>
      </w:ins>
      <w:ins w:id="500" w:author="PR Preview" w:date="2026-01-01T00:00:00Z">
        <w:r>
          <w:t xml:space="preserve"> </w:t>
        </w:r>
      </w:ins>
      <m:oMath>
        <m:r>
          <m:t>2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with conditional probability</w:t>
        </w:r>
      </w:ins>
      <w:ins w:id="5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each,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t>X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 the second flip.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With</w:t>
        </w:r>
      </w:ins>
      <w:ins w:id="51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del w:id="515" w:author="PR Preview" w:date="2026-01-01T00:00:00Z">
        <w:r>
          <w:rPr>
            <w:b/>
            <w:bCs/>
          </w:rPr>
          <w:delText xml:space="preserve">Example 14 (Linearity, given the first flip)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Continuing</w:delText>
        </w:r>
      </w:del>
      <w:del w:id="518" w:author="PR Preview" w:date="2026-01-01T00:00:00Z">
        <w:r>
          <w:delText xml:space="preserve"> </w:delText>
        </w:r>
      </w:del>
      <w:hyperlink w:anchor="exm-cond-expectation-general">
        <w:del w:id="519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520" w:author="PR Preview" w:date="2026-01-01T00:00:00Z">
        <w:r>
          <w:delText xml:space="preserve">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given</w:delText>
        </w:r>
      </w:del>
      <w:del w:id="52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524" w:author="PR Preview" w:date="2026-01-01T00:00:00Z">
        <w:r>
          <w:delText xml:space="preserve">,</w:delText>
        </w:r>
      </w:del>
      <w:del w:id="525" w:author="PR Preview" w:date="2026-01-01T00:00:00Z">
        <w:r>
          <w:delText xml:space="preserve"> </w:delText>
        </w:r>
      </w:del>
      <m:oMath>
        <m:r>
          <m:t>Y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</w:delText>
        </w:r>
      </w:del>
      <w:del w:id="528" w:author="PR Preview" w:date="2026-01-01T00:00:00Z">
        <w:r>
          <w:delText xml:space="preserve"> </w:delText>
        </w:r>
      </w:del>
      <m:oMath>
        <m:r>
          <m:t>1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or</w:delText>
        </w:r>
      </w:del>
      <w:del w:id="531" w:author="PR Preview" w:date="2026-01-01T00:00:00Z">
        <w:r>
          <w:delText xml:space="preserve"> </w:delText>
        </w:r>
      </w:del>
      <m:oMath>
        <m:r>
          <m:t>2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with probability</w:delText>
        </w:r>
      </w:del>
      <w:del w:id="53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each,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so</w:delText>
        </w:r>
      </w:del>
      <w:del w:id="53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and</w:delText>
        </w:r>
      </w:del>
    </w:p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Example 15 (Linearity, given the first flip)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Continuing</w:t>
        </w:r>
      </w:ins>
      <w:ins w:id="545" w:author="PR Preview" w:date="2026-01-01T00:00:00Z">
        <w:r>
          <w:t xml:space="preserve"> </w:t>
        </w:r>
      </w:ins>
      <w:hyperlink w:anchor="exm-cond-expectation-general">
        <w:ins w:id="546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given</w:t>
        </w:r>
      </w:ins>
      <w:ins w:id="5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m:oMath>
        <m:r>
          <m:t>Y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is</w:t>
        </w:r>
      </w:ins>
      <w:ins w:id="555" w:author="PR Preview" w:date="2026-01-01T00:00:00Z">
        <w:r>
          <w:t xml:space="preserve"> </w:t>
        </w:r>
      </w:ins>
      <m:oMath>
        <m:r>
          <m:t>1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or</w:t>
        </w:r>
      </w:ins>
      <w:ins w:id="558" w:author="PR Preview" w:date="2026-01-01T00:00:00Z">
        <w:r>
          <w:t xml:space="preserve"> </w:t>
        </w:r>
      </w:ins>
      <m:oMath>
        <m:r>
          <m:t>2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 probability</w:t>
        </w:r>
      </w:ins>
      <w:ins w:id="5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each,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so</w:t>
        </w:r>
      </w:ins>
      <w:ins w:id="56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del w:id="569" w:author="PR Preview" w:date="2026-01-01T00:00:00Z">
        <w:r>
          <w:rPr>
            <w:b/>
            <w:bCs/>
          </w:rPr>
          <w:delText xml:space="preserve">Example 15 (Taking out the first flip)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Continuing</w:delText>
        </w:r>
      </w:del>
      <w:del w:id="572" w:author="PR Preview" w:date="2026-01-01T00:00:00Z">
        <w:r>
          <w:delText xml:space="preserve"> </w:delText>
        </w:r>
      </w:del>
      <w:hyperlink w:anchor="exm-cond-linearity">
        <w:del w:id="573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574" w:author="PR Preview" w:date="2026-01-01T00:00:00Z">
        <w:r>
          <w:delText xml:space="preserve">, with</w:delText>
        </w:r>
      </w:del>
      <w:del w:id="57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and</w:delText>
        </w:r>
      </w:del>
      <w:del w:id="578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del w:id="579" w:author="PR Preview" w:date="2026-01-01T00:00:00Z">
        <w:r>
          <w:delText xml:space="preserve">:</w:delText>
        </w:r>
      </w:del>
    </w:p>
    <w:p>
      <w:pPr>
        <w:pStyle w:val="BodyText"/>
      </w:pPr>
      <w:ins w:id="580" w:author="PR Preview" w:date="2026-01-01T00:00:00Z">
        <w:r>
          <w:rPr>
            <w:b/>
            <w:bCs/>
          </w:rPr>
          <w:t xml:space="preserve">Example 16 (Taking out the first flip)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Continuing</w:t>
        </w:r>
      </w:ins>
      <w:ins w:id="583" w:author="PR Preview" w:date="2026-01-01T00:00:00Z">
        <w:r>
          <w:t xml:space="preserve"> </w:t>
        </w:r>
      </w:ins>
      <w:hyperlink w:anchor="exm-cond-linearity">
        <w:ins w:id="584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85" w:author="PR Preview" w:date="2026-01-01T00:00:00Z">
        <w:r>
          <w:t xml:space="preserve">, with</w:t>
        </w:r>
      </w:ins>
      <w:ins w:id="58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ins w:id="5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Example 16 (Expectation of a product of independent variables)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Let</w:delText>
        </w:r>
      </w:del>
      <w:del w:id="59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and</w:delText>
        </w:r>
      </w:del>
      <w:del w:id="59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independently distributed.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Compute</w:delText>
        </w:r>
      </w:del>
      <w:del w:id="60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del w:id="604" w:author="PR Preview" w:date="2026-01-01T00:00:00Z">
        <w:r>
          <w:delText xml:space="preserve">.</w:delText>
        </w:r>
      </w:del>
    </w:p>
    <w:p>
      <w:pPr>
        <w:pStyle w:val="BodyText"/>
      </w:pPr>
      <w:ins w:id="605" w:author="PR Preview" w:date="2026-01-01T00:00:00Z">
        <w:r>
          <w:rPr>
            <w:b/>
            <w:bCs/>
          </w:rPr>
          <w:t xml:space="preserve">Example 17 (Expectation of a product of independent variables)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Let</w:t>
        </w:r>
      </w:ins>
      <w:ins w:id="6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and</w:t>
        </w:r>
      </w:ins>
      <w:ins w:id="61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12" w:author="PR Preview" w:date="2026-01-01T00:00:00Z">
        <w:r>
          <w:t xml:space="preserve">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independently distributed.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Compute</w:t>
        </w:r>
      </w:ins>
      <w:ins w:id="61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ins w:id="618" w:author="PR Preview" w:date="2026-01-01T00:00:00Z">
        <w:r>
          <w:t xml:space="preserve">.</w:t>
        </w:r>
      </w:ins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del w:id="619" w:author="PR Preview" w:date="2026-01-01T00:00:00Z">
        <w:r>
          <w:rPr>
            <w:b/>
            <w:bCs/>
          </w:rPr>
          <w:delText xml:space="preserve">Example 17 (When independence fails: a counterexample)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Correctly applying</w:delText>
        </w:r>
      </w:del>
      <w:del w:id="622" w:author="PR Preview" w:date="2026-01-01T00:00:00Z">
        <w:r>
          <w:delText xml:space="preserve"> </w:delText>
        </w:r>
      </w:del>
      <w:hyperlink w:anchor="cor-fubini-joint">
        <w:del w:id="623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requires the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rPr>
            <w:i/>
            <w:iCs/>
          </w:rPr>
          <w:delText xml:space="preserve">actual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joint density</w:delText>
        </w:r>
      </w:del>
      <w:del w:id="63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— not the product of marginals</w:delText>
        </w:r>
      </w:del>
      <w:del w:id="633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which is valid only when</w:delText>
        </w:r>
      </w:del>
      <w:del w:id="637" w:author="PR Preview" w:date="2026-01-01T00:00:00Z">
        <w:r>
          <w:delText xml:space="preserve"> </w:delText>
        </w:r>
      </w:del>
      <m:oMath>
        <m:r>
          <m:t>X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and</w:delText>
        </w:r>
      </w:del>
      <w:del w:id="640" w:author="PR Preview" w:date="2026-01-01T00:00:00Z">
        <w:r>
          <w:delText xml:space="preserve"> </w:delText>
        </w:r>
      </w:del>
      <m:oMath>
        <m:r>
          <m:t>Y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are independent.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Using the wrong joint density gives the wrong answer.</w:delText>
        </w:r>
      </w:del>
    </w:p>
    <w:p>
      <w:pPr>
        <w:pStyle w:val="BodyText"/>
      </w:pPr>
      <w:ins w:id="645" w:author="PR Preview" w:date="2026-01-01T00:00:00Z">
        <w:r>
          <w:rPr>
            <w:b/>
            <w:bCs/>
          </w:rPr>
          <w:t xml:space="preserve">Example 18 (When independence fails: a counterexample)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Correctly applying</w:t>
        </w:r>
      </w:ins>
      <w:ins w:id="648" w:author="PR Preview" w:date="2026-01-01T00:00:00Z">
        <w:r>
          <w:t xml:space="preserve"> </w:t>
        </w:r>
      </w:ins>
      <w:hyperlink w:anchor="cor-fubini-joint">
        <w:ins w:id="649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requires the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rPr>
            <w:i/>
            <w:iCs/>
          </w:rPr>
          <w:t xml:space="preserve">actual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joint density</w:t>
        </w:r>
      </w:ins>
      <w:ins w:id="65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— not the product of marginals</w:t>
        </w:r>
      </w:ins>
      <w:ins w:id="65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which is valid only when</w:t>
        </w:r>
      </w:ins>
      <w:ins w:id="663" w:author="PR Preview" w:date="2026-01-01T00:00:00Z">
        <w:r>
          <w:t xml:space="preserve"> </w:t>
        </w:r>
      </w:ins>
      <m:oMath>
        <m:r>
          <m:t>X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and</w:t>
        </w:r>
      </w:ins>
      <w:ins w:id="666" w:author="PR Preview" w:date="2026-01-01T00:00:00Z">
        <w:r>
          <w:t xml:space="preserve"> </w:t>
        </w:r>
      </w:ins>
      <m:oMath>
        <m:r>
          <m:t>Y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are independent.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Using the wrong joint density gives the wrong answer.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del w:id="671" w:author="PR Preview" w:date="2026-01-01T00:00:00Z">
        <w:r>
          <w:rPr>
            <w:b/>
            <w:bCs/>
          </w:rPr>
          <w:delText xml:space="preserve">Example 18 (Both-continuous case: joint PDF on a non-rectangular support)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Let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have joint density</w:delText>
        </w:r>
      </w:del>
      <w:del w:id="67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for</w:delText>
        </w:r>
      </w:del>
      <w:del w:id="68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(and</w:delText>
        </w:r>
      </w:del>
      <w:del w:id="683" w:author="PR Preview" w:date="2026-01-01T00:00:00Z">
        <w:r>
          <w:delText xml:space="preserve"> </w:delText>
        </w:r>
      </w:del>
      <m:oMath>
        <m:r>
          <m:t>0</m:t>
        </m:r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otherwise).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Compute</w:delText>
        </w:r>
      </w:del>
      <w:del w:id="68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del w:id="689" w:author="PR Preview" w:date="2026-01-01T00:00:00Z">
        <w:r>
          <w:delText xml:space="preserve">.</w:delText>
        </w:r>
      </w:del>
    </w:p>
    <w:p>
      <w:pPr>
        <w:pStyle w:val="BodyText"/>
      </w:pPr>
      <w:ins w:id="690" w:author="PR Preview" w:date="2026-01-01T00:00:00Z">
        <w:r>
          <w:rPr>
            <w:b/>
            <w:bCs/>
          </w:rPr>
          <w:t xml:space="preserve">Example 19 (Both-continuous case: joint PDF on a non-rectangular support)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Let</w:t>
        </w:r>
      </w:ins>
      <w:ins w:id="6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have joint density</w:t>
        </w:r>
      </w:ins>
      <w:ins w:id="69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for</w:t>
        </w:r>
      </w:ins>
      <w:ins w:id="69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(and</w:t>
        </w:r>
      </w:ins>
      <w:ins w:id="702" w:author="PR Preview" w:date="2026-01-01T00:00:00Z">
        <w:r>
          <w:t xml:space="preserve"> </w:t>
        </w:r>
      </w:ins>
      <m:oMath>
        <m:r>
          <m:t>0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otherwise).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Compute</w:t>
        </w:r>
      </w:ins>
      <w:ins w:id="70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ins w:id="708" w:author="PR Preview" w:date="2026-01-01T00:00:00Z">
        <w:r>
          <w:t xml:space="preserve">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del w:id="709" w:author="PR Preview" w:date="2026-01-01T00:00:00Z">
        <w:r>
          <w:rPr>
            <w:b/>
            <w:bCs/>
          </w:rPr>
          <w:delText xml:space="preserve">Example 19 (Fuel economy by number of cylinders)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The Auto data record the number of engine cylinders and the fuel economy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(miles per gallon) of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392 car models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sold between 1970 and 1982.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They come from the StatLib library at Carnegie Mellon University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and ship with the book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724" w:author="PR Preview" w:date="2026-01-01T00:00:00Z">
        <w:r>
          <w:delText xml:space="preserve">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in the Python package</w:delText>
        </w:r>
      </w:del>
      <w:del w:id="727" w:author="PR Preview" w:date="2026-01-01T00:00:00Z">
        <w:r>
          <w:delText xml:space="preserve"> </w:delText>
        </w:r>
      </w:del>
      <w:hyperlink r:id="rId86">
        <w:del w:id="728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(</w:delText>
        </w:r>
      </w:del>
      <w:del w:id="731" w:author="PR Preview" w:date="2026-01-01T00:00:00Z">
        <w:r>
          <w:rPr>
            <w:rStyle w:val="VerbatimChar"/>
          </w:rPr>
          <w:delText xml:space="preserve">ISLP.load_data("Auto")</w:delText>
        </w:r>
      </w:del>
      <w:del w:id="732" w:author="PR Preview" w:date="2026-01-01T00:00:00Z">
        <w:r>
          <w:delText xml:space="preserve">)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and the R package</w:delText>
        </w:r>
      </w:del>
      <w:del w:id="735" w:author="PR Preview" w:date="2026-01-01T00:00:00Z">
        <w:r>
          <w:delText xml:space="preserve"> </w:delText>
        </w:r>
      </w:del>
      <w:hyperlink r:id="rId87">
        <w:del w:id="736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(</w:delText>
        </w:r>
      </w:del>
      <w:del w:id="739" w:author="PR Preview" w:date="2026-01-01T00:00:00Z">
        <w:r>
          <w:rPr>
            <w:rStyle w:val="VerbatimChar"/>
          </w:rPr>
          <w:delText xml:space="preserve">ISLR2::Auto</w:delText>
        </w:r>
      </w:del>
      <w:del w:id="740" w:author="PR Preview" w:date="2026-01-01T00:00:00Z">
        <w:r>
          <w:delText xml:space="preserve">).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This site has a copy at</w:delText>
        </w:r>
      </w:del>
      <w:del w:id="743" w:author="PR Preview" w:date="2026-01-01T00:00:00Z">
        <w:r>
          <w:delText xml:space="preserve"> </w:delText>
        </w:r>
      </w:del>
      <w:hyperlink r:id="rId88">
        <w:del w:id="744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745" w:author="PR Preview" w:date="2026-01-01T00:00:00Z">
        <w:r>
          <w:delText xml:space="preserve">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Example 20 (Fuel economy by number of cylinders)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 Auto data record the number of engine cylinders and the fuel economy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(miles per gallon) of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392 car models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sold between 1970 and 1982.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They come from the StatLib library at Carnegie Mellon University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and ship with the book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rPr>
            <w:i/>
            <w:iCs/>
          </w:rPr>
          <w:t xml:space="preserve">An Introduction to Statistical Learning</w:t>
        </w:r>
      </w:ins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in the Python package</w:t>
        </w:r>
      </w:ins>
      <w:ins w:id="766" w:author="PR Preview" w:date="2026-01-01T00:00:00Z">
        <w:r>
          <w:t xml:space="preserve"> </w:t>
        </w:r>
      </w:ins>
      <w:hyperlink r:id="rId86">
        <w:ins w:id="767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(</w:t>
        </w:r>
      </w:ins>
      <w:ins w:id="770" w:author="PR Preview" w:date="2026-01-01T00:00:00Z">
        <w:r>
          <w:rPr>
            <w:rStyle w:val="VerbatimChar"/>
          </w:rPr>
          <w:t xml:space="preserve">ISLP.load_data("Auto")</w:t>
        </w:r>
      </w:ins>
      <w:ins w:id="771" w:author="PR Preview" w:date="2026-01-01T00:00:00Z">
        <w:r>
          <w:t xml:space="preserve">)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 the R package</w:t>
        </w:r>
      </w:ins>
      <w:ins w:id="774" w:author="PR Preview" w:date="2026-01-01T00:00:00Z">
        <w:r>
          <w:t xml:space="preserve"> </w:t>
        </w:r>
      </w:ins>
      <w:hyperlink r:id="rId87">
        <w:ins w:id="775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(</w:t>
        </w:r>
      </w:ins>
      <w:ins w:id="778" w:author="PR Preview" w:date="2026-01-01T00:00:00Z">
        <w:r>
          <w:rPr>
            <w:rStyle w:val="VerbatimChar"/>
          </w:rPr>
          <w:t xml:space="preserve">ISLR2::Auto</w:t>
        </w:r>
      </w:ins>
      <w:ins w:id="779" w:author="PR Preview" w:date="2026-01-01T00:00:00Z">
        <w:r>
          <w:t xml:space="preserve">).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This site has a copy at</w:t>
        </w:r>
      </w:ins>
      <w:ins w:id="782" w:author="PR Preview" w:date="2026-01-01T00:00:00Z">
        <w:r>
          <w:t xml:space="preserve"> </w:t>
        </w:r>
      </w:ins>
      <w:hyperlink r:id="rId88">
        <w:ins w:id="783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784" w:author="PR Preview" w:date="2026-01-01T00:00:00Z">
        <w:r>
          <w:t xml:space="preserve">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del w:id="787" w:author="PR Preview" w:date="2026-01-01T00:00:00Z">
        <w:r>
          <w:rPr>
            <w:b/>
            <w:bCs/>
          </w:rPr>
          <w:delText xml:space="preserve">Example 20 (Marginal expectation from conditional expectations)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Suppose</w:delText>
        </w:r>
      </w:del>
      <w:del w:id="790" w:author="PR Preview" w:date="2026-01-01T00:00:00Z">
        <w:r>
          <w:delText xml:space="preserve"> </w:delText>
        </w:r>
      </w:del>
      <m:oMath>
        <m:r>
          <m:t>X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a binary random variable indicating treatment assignment (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treated,</w:delText>
        </w:r>
      </w:del>
      <w:del w:id="7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control),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with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801" w:author="PR Preview" w:date="2026-01-01T00:00:00Z">
        <w:r>
          <w:delText xml:space="preserve">,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and suppose the outcome</w:delText>
        </w:r>
      </w:del>
      <w:del w:id="804" w:author="PR Preview" w:date="2026-01-01T00:00:00Z">
        <w:r>
          <w:delText xml:space="preserve"> </w:delText>
        </w:r>
      </w:del>
      <m:oMath>
        <m:r>
          <m:t>Y</m:t>
        </m:r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has conditional expectations:</w:delText>
        </w:r>
      </w:del>
    </w:p>
    <w:p>
      <w:pPr>
        <w:pStyle w:val="BodyText"/>
      </w:pPr>
      <w:ins w:id="807" w:author="PR Preview" w:date="2026-01-01T00:00:00Z">
        <w:r>
          <w:rPr>
            <w:b/>
            <w:bCs/>
          </w:rPr>
          <w:t xml:space="preserve">Example 21 (Marginal expectation from conditional expectations)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Suppose</w:t>
        </w:r>
      </w:ins>
      <w:ins w:id="810" w:author="PR Preview" w:date="2026-01-01T00:00:00Z">
        <w:r>
          <w:t xml:space="preserve"> </w:t>
        </w:r>
      </w:ins>
      <m:oMath>
        <m:r>
          <m:t>X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a binary random variable indicating treatment assignment (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treated,</w:t>
        </w:r>
      </w:ins>
      <w:ins w:id="81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control),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with</w:t>
        </w:r>
      </w:ins>
      <w:ins w:id="8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and suppose the outcome</w:t>
        </w:r>
      </w:ins>
      <w:ins w:id="824" w:author="PR Preview" w:date="2026-01-01T00:00:00Z">
        <w:r>
          <w:t xml:space="preserve"> </w:t>
        </w:r>
      </w:ins>
      <m:oMath>
        <m:r>
          <m:t>Y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has conditional expectations: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del w:id="827" w:author="PR Preview" w:date="2026-01-01T00:00:00Z">
        <w:r>
          <w:rPr>
            <w:b/>
            <w:bCs/>
          </w:rPr>
          <w:delText xml:space="preserve">Example 21 (Predictions of a die roll)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Let</w:delText>
        </w:r>
      </w:del>
      <w:del w:id="830" w:author="PR Preview" w:date="2026-01-01T00:00:00Z">
        <w:r>
          <w:delText xml:space="preserve"> </w:delText>
        </w:r>
      </w:del>
      <m:oMath>
        <m:r>
          <m:t>Y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be the number shown by a fair six-sided die.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The constant</w:delText>
        </w:r>
      </w:del>
      <w:del w:id="8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is a</w:delText>
        </w:r>
      </w:del>
      <w:del w:id="838" w:author="PR Preview" w:date="2026-01-01T00:00:00Z">
        <w:r>
          <w:delText xml:space="preserve"> </w:delText>
        </w:r>
      </w:del>
      <w:hyperlink w:anchor="def-prediction">
        <w:del w:id="83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of</w:delText>
        </w:r>
      </w:del>
      <w:del w:id="842" w:author="PR Preview" w:date="2026-01-01T00:00:00Z">
        <w:r>
          <w:delText xml:space="preserve"> </w:delText>
        </w:r>
      </w:del>
      <m:oMath>
        <m:r>
          <m:t>Y</m:t>
        </m:r>
      </m:oMath>
      <w:del w:id="843" w:author="PR Preview" w:date="2026-01-01T00:00:00Z">
        <w:r>
          <w:delText xml:space="preserve">.</w:delText>
        </w:r>
      </w:del>
    </w:p>
    <w:p>
      <w:pPr>
        <w:pStyle w:val="FirstParagraph"/>
      </w:pPr>
      <w:ins w:id="844" w:author="PR Preview" w:date="2026-01-01T00:00:00Z">
        <w:r>
          <w:rPr>
            <w:b/>
            <w:bCs/>
          </w:rPr>
          <w:t xml:space="preserve">Example 22 (Predictions of a die roll)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Let</w:t>
        </w:r>
      </w:ins>
      <w:ins w:id="847" w:author="PR Preview" w:date="2026-01-01T00:00:00Z">
        <w:r>
          <w:t xml:space="preserve"> </w:t>
        </w:r>
      </w:ins>
      <m:oMath>
        <m:r>
          <m:t>Y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be the number shown by a fair six-sided die.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 constant</w:t>
        </w:r>
      </w:ins>
      <w:ins w:id="8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 a</w:t>
        </w:r>
      </w:ins>
      <w:ins w:id="855" w:author="PR Preview" w:date="2026-01-01T00:00:00Z">
        <w:r>
          <w:t xml:space="preserve"> </w:t>
        </w:r>
      </w:ins>
      <w:hyperlink w:anchor="def-prediction">
        <w:ins w:id="85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of</w:t>
        </w:r>
      </w:ins>
      <w:ins w:id="859" w:author="PR Preview" w:date="2026-01-01T00:00:00Z">
        <w:r>
          <w:t xml:space="preserve"> </w:t>
        </w:r>
      </w:ins>
      <m:oMath>
        <m:r>
          <m:t>Y</m:t>
        </m:r>
      </m:oMath>
      <w:ins w:id="860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del w:id="861" w:author="PR Preview" w:date="2026-01-01T00:00:00Z">
        <w:r>
          <w:rPr>
            <w:b/>
            <w:bCs/>
          </w:rPr>
          <w:delText xml:space="preserve">Example 22 (A loss function that charges more for overpredicting)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Let</w:delText>
        </w:r>
      </w:del>
      <w:del w:id="864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cost</w:delText>
        </w:r>
      </w:del>
      <w:del w:id="867" w:author="PR Preview" w:date="2026-01-01T00:00:00Z">
        <w:r>
          <w:delText xml:space="preserve"> </w:delText>
        </w:r>
      </w:del>
      <m:oMath>
        <m:r>
          <m:t>2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per unit of overprediction and</w:delText>
        </w:r>
      </w:del>
      <w:del w:id="870" w:author="PR Preview" w:date="2026-01-01T00:00:00Z">
        <w:r>
          <w:delText xml:space="preserve"> </w:delText>
        </w:r>
      </w:del>
      <m:oMath>
        <m:r>
          <m:t>1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per unit of underprediction:</w:delText>
        </w:r>
      </w:del>
    </w:p>
    <w:p>
      <w:pPr>
        <w:pStyle w:val="BodyText"/>
      </w:pPr>
      <w:ins w:id="873" w:author="PR Preview" w:date="2026-01-01T00:00:00Z">
        <w:r>
          <w:rPr>
            <w:b/>
            <w:bCs/>
          </w:rPr>
          <w:t xml:space="preserve">Example 23 (A loss function that charges more for overpredicting)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Let</w:t>
        </w:r>
      </w:ins>
      <w:ins w:id="87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cost</w:t>
        </w:r>
      </w:ins>
      <w:ins w:id="879" w:author="PR Preview" w:date="2026-01-01T00:00:00Z">
        <w:r>
          <w:t xml:space="preserve"> </w:t>
        </w:r>
      </w:ins>
      <m:oMath>
        <m:r>
          <m:t>2</m:t>
        </m:r>
      </m:oMath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per unit of overprediction and</w:t>
        </w:r>
      </w:ins>
      <w:ins w:id="882" w:author="PR Preview" w:date="2026-01-01T00:00:00Z">
        <w:r>
          <w:t xml:space="preserve"> </w:t>
        </w:r>
      </w:ins>
      <m:oMath>
        <m:r>
          <m:t>1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per unit of underprediction: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del w:id="885" w:author="PR Preview" w:date="2026-01-01T00:00:00Z">
        <w:r>
          <w:rPr>
            <w:b/>
            <w:bCs/>
          </w:rPr>
          <w:delText xml:space="preserve">Example 23 (Squared error loss for one prediction)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For the true value</w:delText>
        </w:r>
      </w:del>
      <w:del w:id="88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2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and the prediction</w:delText>
        </w:r>
      </w:del>
      <w:del w:id="89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del w:id="892" w:author="PR Preview" w:date="2026-01-01T00:00:00Z">
        <w:r>
          <w:delText xml:space="preserve">,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the</w:delText>
        </w:r>
      </w:del>
      <w:del w:id="895" w:author="PR Preview" w:date="2026-01-01T00:00:00Z">
        <w:r>
          <w:delText xml:space="preserve"> </w:delText>
        </w:r>
      </w:del>
      <w:hyperlink w:anchor="def-squared-error-loss">
        <w:del w:id="896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is</w:delText>
        </w:r>
      </w:del>
    </w:p>
    <w:p>
      <w:pPr>
        <w:pStyle w:val="FirstParagraph"/>
      </w:pPr>
      <w:ins w:id="899" w:author="PR Preview" w:date="2026-01-01T00:00:00Z">
        <w:r>
          <w:rPr>
            <w:b/>
            <w:bCs/>
          </w:rPr>
          <w:t xml:space="preserve">Example 24 (Squared error loss for one prediction)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For the true value</w:t>
        </w:r>
      </w:ins>
      <w:ins w:id="90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and the prediction</w:t>
        </w:r>
      </w:ins>
      <w:ins w:id="9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906" w:author="PR Preview" w:date="2026-01-01T00:00:00Z">
        <w:r>
          <w:t xml:space="preserve">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</w:t>
        </w:r>
      </w:ins>
      <w:ins w:id="909" w:author="PR Preview" w:date="2026-01-01T00:00:00Z">
        <w:r>
          <w:t xml:space="preserve"> </w:t>
        </w:r>
      </w:ins>
      <w:hyperlink w:anchor="def-squared-error-loss">
        <w:ins w:id="910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del w:id="913" w:author="PR Preview" w:date="2026-01-01T00:00:00Z">
        <w:r>
          <w:rPr>
            <w:b/>
            <w:bCs/>
          </w:rPr>
          <w:delText xml:space="preserve">Example 24 (Absolute error loss for one prediction)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For the true value</w:delText>
        </w:r>
      </w:del>
      <w:del w:id="91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2</m:t>
        </m:r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and the prediction</w:delText>
        </w:r>
      </w:del>
      <w:del w:id="9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the</w:delText>
        </w:r>
      </w:del>
      <w:del w:id="923" w:author="PR Preview" w:date="2026-01-01T00:00:00Z">
        <w:r>
          <w:delText xml:space="preserve"> </w:delText>
        </w:r>
      </w:del>
      <w:hyperlink w:anchor="def-absolute-error-loss">
        <w:del w:id="924" w:author="PR Preview" w:date="2026-01-01T00:00:00Z">
          <w:r>
            <w:rPr>
              <w:rStyle w:val="Hyperlink"/>
            </w:rPr>
            <w:delText xml:space="preserve">absolute error loss</w:delText>
          </w:r>
        </w:del>
      </w:hyperlink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is</w:delText>
        </w:r>
      </w:del>
    </w:p>
    <w:p>
      <w:pPr>
        <w:pStyle w:val="FirstParagraph"/>
      </w:pPr>
      <w:ins w:id="927" w:author="PR Preview" w:date="2026-01-01T00:00:00Z">
        <w:r>
          <w:rPr>
            <w:b/>
            <w:bCs/>
          </w:rPr>
          <w:t xml:space="preserve">Example 25 (Absolute error loss for one prediction)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 the true value</w:t>
        </w:r>
      </w:ins>
      <w:ins w:id="93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and the prediction</w:t>
        </w:r>
      </w:ins>
      <w:ins w:id="93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the</w:t>
        </w:r>
      </w:ins>
      <w:ins w:id="937" w:author="PR Preview" w:date="2026-01-01T00:00:00Z">
        <w:r>
          <w:t xml:space="preserve"> </w:t>
        </w:r>
      </w:ins>
      <w:hyperlink w:anchor="def-absolute-error-loss">
        <w:ins w:id="938" w:author="PR Preview" w:date="2026-01-01T00:00:00Z">
          <w:r>
            <w:rPr>
              <w:rStyle w:val="Hyperlink"/>
            </w:rPr>
            <w:t xml:space="preserve">absolute error loss</w:t>
          </w:r>
        </w:ins>
      </w:hyperlink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del w:id="941" w:author="PR Preview" w:date="2026-01-01T00:00:00Z">
        <w:r>
          <w:rPr>
            <w:b/>
            <w:bCs/>
          </w:rPr>
          <w:delText xml:space="preserve">Example 25 (Risk of a constant prediction)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Let</w:delText>
        </w:r>
      </w:del>
      <w:del w:id="944" w:author="PR Preview" w:date="2026-01-01T00:00:00Z">
        <w:r>
          <w:delText xml:space="preserve"> </w:delText>
        </w:r>
      </w:del>
      <m:oMath>
        <m:r>
          <m:t>Y</m:t>
        </m:r>
      </m:oMath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be a random variable with</w:delText>
        </w:r>
      </w:del>
      <w:del w:id="94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and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951" w:author="PR Preview" w:date="2026-01-01T00:00:00Z">
        <w:r>
          <w:delText xml:space="preserve">,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and use the constant</w:delText>
        </w:r>
      </w:del>
      <w:del w:id="954" w:author="PR Preview" w:date="2026-01-01T00:00:00Z">
        <w:r>
          <w:delText xml:space="preserve"> </w:delText>
        </w:r>
      </w:del>
      <w:hyperlink w:anchor="def-prediction">
        <w:del w:id="95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9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del w:id="957" w:author="PR Preview" w:date="2026-01-01T00:00:00Z">
        <w:r>
          <w:delText xml:space="preserve">.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The</w:delText>
        </w:r>
      </w:del>
      <w:del w:id="960" w:author="PR Preview" w:date="2026-01-01T00:00:00Z">
        <w:r>
          <w:delText xml:space="preserve"> </w:delText>
        </w:r>
      </w:del>
      <w:hyperlink w:anchor="def-risk">
        <w:del w:id="961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under</w:delText>
        </w:r>
      </w:del>
      <w:del w:id="964" w:author="PR Preview" w:date="2026-01-01T00:00:00Z">
        <w:r>
          <w:delText xml:space="preserve"> </w:delText>
        </w:r>
      </w:del>
      <w:hyperlink w:anchor="def-squared-error-loss">
        <w:del w:id="965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</w:delText>
        </w:r>
      </w:del>
    </w:p>
    <w:p>
      <w:pPr>
        <w:pStyle w:val="FirstParagraph"/>
      </w:pPr>
      <w:ins w:id="968" w:author="PR Preview" w:date="2026-01-01T00:00:00Z">
        <w:r>
          <w:rPr>
            <w:b/>
            <w:bCs/>
          </w:rPr>
          <w:t xml:space="preserve">Example 26 (Risk of a constant prediction)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Let</w:t>
        </w:r>
      </w:ins>
      <w:ins w:id="971" w:author="PR Preview" w:date="2026-01-01T00:00:00Z">
        <w:r>
          <w:t xml:space="preserve"> </w:t>
        </w:r>
      </w:ins>
      <m:oMath>
        <m:r>
          <m:t>Y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be a random variable with</w:t>
        </w:r>
      </w:ins>
      <w:ins w:id="97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and</w:t>
        </w:r>
      </w:ins>
      <w:ins w:id="97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 use the constant</w:t>
        </w:r>
      </w:ins>
      <w:ins w:id="981" w:author="PR Preview" w:date="2026-01-01T00:00:00Z">
        <w:r>
          <w:t xml:space="preserve"> </w:t>
        </w:r>
      </w:ins>
      <w:hyperlink w:anchor="def-prediction">
        <w:ins w:id="98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984" w:author="PR Preview" w:date="2026-01-01T00:00:00Z">
        <w:r>
          <w:t xml:space="preserve">.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The</w:t>
        </w:r>
      </w:ins>
      <w:ins w:id="987" w:author="PR Preview" w:date="2026-01-01T00:00:00Z">
        <w:r>
          <w:t xml:space="preserve"> </w:t>
        </w:r>
      </w:ins>
      <w:hyperlink w:anchor="def-risk">
        <w:ins w:id="98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under</w:t>
        </w:r>
      </w:ins>
      <w:ins w:id="991" w:author="PR Preview" w:date="2026-01-01T00:00:00Z">
        <w:r>
          <w:t xml:space="preserve"> </w:t>
        </w:r>
      </w:ins>
      <w:hyperlink w:anchor="def-squared-error-loss">
        <w:ins w:id="992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del w:id="995" w:author="PR Preview" w:date="2026-01-01T00:00:00Z">
        <w:r>
          <w:rPr>
            <w:b/>
            <w:bCs/>
          </w:rPr>
          <w:delText xml:space="preserve">Example 26 (The outcome in the best-predictor exercise)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In</w:delText>
        </w:r>
      </w:del>
      <w:del w:id="998" w:author="PR Preview" w:date="2026-01-01T00:00:00Z">
        <w:r>
          <w:delText xml:space="preserve"> </w:delText>
        </w:r>
      </w:del>
      <w:hyperlink w:anchor="exr-best-predictor">
        <w:del w:id="99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00" w:author="PR Preview" w:date="2026-01-01T00:00:00Z">
        <w:r>
          <w:delText xml:space="preserve">, the outcome</w:delText>
        </w:r>
      </w:del>
      <w:del w:id="1001" w:author="PR Preview" w:date="2026-01-01T00:00:00Z">
        <w:r>
          <w:delText xml:space="preserve"> </w:delText>
        </w:r>
      </w:del>
      <m:oMath>
        <m:r>
          <m:t>Y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takes the values</w:delText>
        </w:r>
      </w:del>
      <w:del w:id="1004" w:author="PR Preview" w:date="2026-01-01T00:00:00Z">
        <w:r>
          <w:delText xml:space="preserve"> </w:delText>
        </w:r>
      </w:del>
      <m:oMath>
        <m:r>
          <m:t>0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and</w:delText>
        </w:r>
      </w:del>
      <w:del w:id="1007" w:author="PR Preview" w:date="2026-01-01T00:00:00Z">
        <w:r>
          <w:delText xml:space="preserve"> </w:delText>
        </w:r>
      </w:del>
      <m:oMath>
        <m:r>
          <m:t>2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when the input is</w:delText>
        </w:r>
      </w:del>
      <w:del w:id="1010" w:author="PR Preview" w:date="2026-01-01T00:00:00Z">
        <w:r>
          <w:delText xml:space="preserve"> </w:delText>
        </w:r>
      </w:del>
      <m:oMath>
        <m:r>
          <m:t>0</m:t>
        </m:r>
      </m:oMath>
      <w:del w:id="1011" w:author="PR Preview" w:date="2026-01-01T00:00:00Z">
        <w:r>
          <w:delText xml:space="preserve">, and the values</w:delText>
        </w:r>
      </w:del>
      <w:del w:id="1012" w:author="PR Preview" w:date="2026-01-01T00:00:00Z">
        <w:r>
          <w:delText xml:space="preserve"> </w:delText>
        </w:r>
      </w:del>
      <m:oMath>
        <m:r>
          <m:t>4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</w:delText>
        </w:r>
      </w:del>
      <w:del w:id="1015" w:author="PR Preview" w:date="2026-01-01T00:00:00Z">
        <w:r>
          <w:delText xml:space="preserve"> </w:delText>
        </w:r>
      </w:del>
      <m:oMath>
        <m:r>
          <m:t>6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when the input is</w:delText>
        </w:r>
      </w:del>
      <w:del w:id="1018" w:author="PR Preview" w:date="2026-01-01T00:00:00Z">
        <w:r>
          <w:delText xml:space="preserve"> </w:delText>
        </w:r>
      </w:del>
      <m:oMath>
        <m:r>
          <m:t>1</m:t>
        </m:r>
      </m:oMath>
      <w:del w:id="1019" w:author="PR Preview" w:date="2026-01-01T00:00:00Z">
        <w:r>
          <w:delText xml:space="preserve">.</w:delText>
        </w:r>
      </w:del>
    </w:p>
    <w:p>
      <w:pPr>
        <w:pStyle w:val="BodyText"/>
      </w:pPr>
      <w:ins w:id="1020" w:author="PR Preview" w:date="2026-01-01T00:00:00Z">
        <w:r>
          <w:rPr>
            <w:b/>
            <w:bCs/>
          </w:rPr>
          <w:t xml:space="preserve">Example 27 (The outcome in the best-predictor exercise)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In</w:t>
        </w:r>
      </w:ins>
      <w:ins w:id="1023" w:author="PR Preview" w:date="2026-01-01T00:00:00Z">
        <w:r>
          <w:t xml:space="preserve"> </w:t>
        </w:r>
      </w:ins>
      <w:hyperlink w:anchor="exr-best-predictor">
        <w:ins w:id="102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25" w:author="PR Preview" w:date="2026-01-01T00:00:00Z">
        <w:r>
          <w:t xml:space="preserve">, the outcome</w:t>
        </w:r>
      </w:ins>
      <w:ins w:id="1026" w:author="PR Preview" w:date="2026-01-01T00:00:00Z">
        <w:r>
          <w:t xml:space="preserve"> </w:t>
        </w:r>
      </w:ins>
      <m:oMath>
        <m:r>
          <m:t>Y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takes the values</w:t>
        </w:r>
      </w:ins>
      <w:ins w:id="1029" w:author="PR Preview" w:date="2026-01-01T00:00:00Z">
        <w:r>
          <w:t xml:space="preserve"> </w:t>
        </w:r>
      </w:ins>
      <m:oMath>
        <m:r>
          <m:t>0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</w:t>
        </w:r>
      </w:ins>
      <w:ins w:id="1032" w:author="PR Preview" w:date="2026-01-01T00:00:00Z">
        <w:r>
          <w:t xml:space="preserve"> </w:t>
        </w:r>
      </w:ins>
      <m:oMath>
        <m:r>
          <m:t>2</m:t>
        </m:r>
      </m:oMath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when the input is</w:t>
        </w:r>
      </w:ins>
      <w:ins w:id="1035" w:author="PR Preview" w:date="2026-01-01T00:00:00Z">
        <w:r>
          <w:t xml:space="preserve"> </w:t>
        </w:r>
      </w:ins>
      <m:oMath>
        <m:r>
          <m:t>0</m:t>
        </m:r>
      </m:oMath>
      <w:ins w:id="1036" w:author="PR Preview" w:date="2026-01-01T00:00:00Z">
        <w:r>
          <w:t xml:space="preserve">, and the values</w:t>
        </w:r>
      </w:ins>
      <w:ins w:id="1037" w:author="PR Preview" w:date="2026-01-01T00:00:00Z">
        <w:r>
          <w:t xml:space="preserve"> </w:t>
        </w:r>
      </w:ins>
      <m:oMath>
        <m:r>
          <m:t>4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</w:t>
        </w:r>
      </w:ins>
      <w:ins w:id="1040" w:author="PR Preview" w:date="2026-01-01T00:00:00Z">
        <w:r>
          <w:t xml:space="preserve"> </w:t>
        </w:r>
      </w:ins>
      <m:oMath>
        <m:r>
          <m:t>6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when the input is</w:t>
        </w:r>
      </w:ins>
      <w:ins w:id="1043" w:author="PR Preview" w:date="2026-01-01T00:00:00Z">
        <w:r>
          <w:t xml:space="preserve"> </w:t>
        </w:r>
      </w:ins>
      <m:oMath>
        <m:r>
          <m:t>1</m:t>
        </m:r>
      </m:oMath>
      <w:ins w:id="1044" w:author="PR Preview" w:date="2026-01-01T00:00:00Z">
        <w:r>
          <w:t xml:space="preserve">.</w:t>
        </w:r>
      </w:ins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del w:id="1045" w:author="PR Preview" w:date="2026-01-01T00:00:00Z">
        <w:r>
          <w:rPr>
            <w:b/>
            <w:bCs/>
          </w:rPr>
          <w:delText xml:space="preserve">Example 27 (The input in the best-predictor exercise)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In</w:delText>
        </w:r>
      </w:del>
      <w:del w:id="1048" w:author="PR Preview" w:date="2026-01-01T00:00:00Z">
        <w:r>
          <w:delText xml:space="preserve"> </w:delText>
        </w:r>
      </w:del>
      <w:hyperlink w:anchor="exr-best-predictor">
        <w:del w:id="104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50" w:author="PR Preview" w:date="2026-01-01T00:00:00Z">
        <w:r>
          <w:delText xml:space="preserve">, the input</w:delText>
        </w:r>
      </w:del>
      <w:del w:id="1051" w:author="PR Preview" w:date="2026-01-01T00:00:00Z">
        <w:r>
          <w:delText xml:space="preserve"> </w:delText>
        </w:r>
      </w:del>
      <m:oMath>
        <m:r>
          <m:t>X</m:t>
        </m:r>
      </m:oMath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takes the values</w:delText>
        </w:r>
      </w:del>
      <w:del w:id="1054" w:author="PR Preview" w:date="2026-01-01T00:00:00Z">
        <w:r>
          <w:delText xml:space="preserve"> </w:delText>
        </w:r>
      </w:del>
      <m:oMath>
        <m:r>
          <m:t>0</m:t>
        </m:r>
      </m:oMath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and</w:delText>
        </w:r>
      </w:del>
      <w:del w:id="1057" w:author="PR Preview" w:date="2026-01-01T00:00:00Z">
        <w:r>
          <w:delText xml:space="preserve"> </w:delText>
        </w:r>
      </w:del>
      <m:oMath>
        <m:r>
          <m:t>1</m:t>
        </m:r>
      </m:oMath>
      <w:del w:id="1058" w:author="PR Preview" w:date="2026-01-01T00:00:00Z">
        <w:r>
          <w:delText xml:space="preserve">, each with probability</w:delText>
        </w:r>
      </w:del>
      <w:del w:id="1059" w:author="PR Preview" w:date="2026-01-01T00:00:00Z">
        <w:r>
          <w:delText xml:space="preserve"> </w:delText>
        </w:r>
      </w:del>
      <m:oMath>
        <m:r>
          <m:t>0.5</m:t>
        </m:r>
      </m:oMath>
      <w:del w:id="1060" w:author="PR Preview" w:date="2026-01-01T00:00:00Z">
        <w:r>
          <w:delText xml:space="preserve">.</w:delText>
        </w:r>
      </w:del>
    </w:p>
    <w:p>
      <w:pPr>
        <w:pStyle w:val="BodyText"/>
      </w:pPr>
      <w:ins w:id="1061" w:author="PR Preview" w:date="2026-01-01T00:00:00Z">
        <w:r>
          <w:rPr>
            <w:b/>
            <w:bCs/>
          </w:rPr>
          <w:t xml:space="preserve">Example 28 (The input in the best-predictor exercise)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In</w:t>
        </w:r>
      </w:ins>
      <w:ins w:id="1064" w:author="PR Preview" w:date="2026-01-01T00:00:00Z">
        <w:r>
          <w:t xml:space="preserve"> </w:t>
        </w:r>
      </w:ins>
      <w:hyperlink w:anchor="exr-best-predictor">
        <w:ins w:id="106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66" w:author="PR Preview" w:date="2026-01-01T00:00:00Z">
        <w:r>
          <w:t xml:space="preserve">, the input</w:t>
        </w:r>
      </w:ins>
      <w:ins w:id="1067" w:author="PR Preview" w:date="2026-01-01T00:00:00Z">
        <w:r>
          <w:t xml:space="preserve"> </w:t>
        </w:r>
      </w:ins>
      <m:oMath>
        <m:r>
          <m:t>X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takes the values</w:t>
        </w:r>
      </w:ins>
      <w:ins w:id="1070" w:author="PR Preview" w:date="2026-01-01T00:00:00Z">
        <w:r>
          <w:t xml:space="preserve"> </w:t>
        </w:r>
      </w:ins>
      <m:oMath>
        <m:r>
          <m:t>0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and</w:t>
        </w:r>
      </w:ins>
      <w:ins w:id="1073" w:author="PR Preview" w:date="2026-01-01T00:00:00Z">
        <w:r>
          <w:t xml:space="preserve"> </w:t>
        </w:r>
      </w:ins>
      <m:oMath>
        <m:r>
          <m:t>1</m:t>
        </m:r>
      </m:oMath>
      <w:ins w:id="1074" w:author="PR Preview" w:date="2026-01-01T00:00:00Z">
        <w:r>
          <w:t xml:space="preserve">, each with probability</w:t>
        </w:r>
      </w:ins>
      <w:ins w:id="1075" w:author="PR Preview" w:date="2026-01-01T00:00:00Z">
        <w:r>
          <w:t xml:space="preserve"> </w:t>
        </w:r>
      </w:ins>
      <m:oMath>
        <m:r>
          <m:t>0.5</m:t>
        </m:r>
      </m:oMath>
      <w:ins w:id="1076" w:author="PR Preview" w:date="2026-01-01T00:00:00Z">
        <w:r>
          <w:t xml:space="preserve">.</w:t>
        </w:r>
      </w:ins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del w:id="1077" w:author="PR Preview" w:date="2026-01-01T00:00:00Z">
        <w:r>
          <w:rPr>
            <w:b/>
            <w:bCs/>
          </w:rPr>
          <w:delText xml:space="preserve">Example 28 (A new observation in the best-predictor exercise)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In</w:delText>
        </w:r>
      </w:del>
      <w:del w:id="1080" w:author="PR Preview" w:date="2026-01-01T00:00:00Z">
        <w:r>
          <w:delText xml:space="preserve"> </w:delText>
        </w:r>
      </w:del>
      <w:hyperlink w:anchor="exr-best-predictor">
        <w:del w:id="108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82" w:author="PR Preview" w:date="2026-01-01T00:00:00Z">
        <w:r>
          <w:delText xml:space="preserve">, suppose the new observation</w:delText>
        </w:r>
      </w:del>
      <w:del w:id="10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satisfies the suppositions of its</w:delText>
        </w:r>
      </w:del>
      <w:del w:id="1086" w:author="PR Preview" w:date="2026-01-01T00:00:00Z">
        <w:r>
          <w:delText xml:space="preserve"> </w:delText>
        </w:r>
      </w:del>
      <w:hyperlink w:anchor="def-new-observation">
        <w:del w:id="108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088" w:author="PR Preview" w:date="2026-01-01T00:00:00Z">
        <w:r>
          <w:delText xml:space="preserve">,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with the joint distribution given in the exercise as the population it is drawn from.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Suppose also that its input is observed to be</w:delText>
        </w:r>
      </w:del>
      <w:del w:id="10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094" w:author="PR Preview" w:date="2026-01-01T00:00:00Z">
        <w:r>
          <w:delText xml:space="preserve">.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Then its unobserved outcome is</w:delText>
        </w:r>
      </w:del>
      <w:del w:id="1097" w:author="PR Preview" w:date="2026-01-01T00:00:00Z">
        <w:r>
          <w:delText xml:space="preserve"> </w:delText>
        </w:r>
      </w:del>
      <m:oMath>
        <m:r>
          <m:t>4</m:t>
        </m:r>
      </m:oMath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or</w:delText>
        </w:r>
      </w:del>
      <w:del w:id="1100" w:author="PR Preview" w:date="2026-01-01T00:00:00Z">
        <w:r>
          <w:delText xml:space="preserve"> </w:delText>
        </w:r>
      </w:del>
      <m:oMath>
        <m:r>
          <m:t>6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with equal probability,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 a</w:delText>
        </w:r>
      </w:del>
      <w:del w:id="1105" w:author="PR Preview" w:date="2026-01-01T00:00:00Z">
        <w:r>
          <w:delText xml:space="preserve"> </w:delText>
        </w:r>
      </w:del>
      <w:hyperlink w:anchor="def-prediction">
        <w:del w:id="110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of</w:delText>
        </w:r>
      </w:del>
      <w:del w:id="1109" w:author="PR Preview" w:date="2026-01-01T00:00:00Z">
        <w:r>
          <w:delText xml:space="preserve"> </w:delText>
        </w:r>
      </w:del>
      <m:oMath>
        <m:r>
          <m:t>5</m:t>
        </m:r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is a guess for that outcome.</w:delText>
        </w:r>
      </w:del>
    </w:p>
    <w:p>
      <w:pPr>
        <w:pStyle w:val="BodyText"/>
      </w:pPr>
      <w:ins w:id="1112" w:author="PR Preview" w:date="2026-01-01T00:00:00Z">
        <w:r>
          <w:rPr>
            <w:b/>
            <w:bCs/>
          </w:rPr>
          <w:t xml:space="preserve">Example 29 (A new observation in the best-predictor exercise)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In</w:t>
        </w:r>
      </w:ins>
      <w:ins w:id="1115" w:author="PR Preview" w:date="2026-01-01T00:00:00Z">
        <w:r>
          <w:t xml:space="preserve"> </w:t>
        </w:r>
      </w:ins>
      <w:hyperlink w:anchor="exr-best-predictor">
        <w:ins w:id="111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17" w:author="PR Preview" w:date="2026-01-01T00:00:00Z">
        <w:r>
          <w:t xml:space="preserve">, suppose the new observation</w:t>
        </w:r>
      </w:ins>
      <w:ins w:id="11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satisfies the suppositions of its</w:t>
        </w:r>
      </w:ins>
      <w:ins w:id="1121" w:author="PR Preview" w:date="2026-01-01T00:00:00Z">
        <w:r>
          <w:t xml:space="preserve"> </w:t>
        </w:r>
      </w:ins>
      <w:hyperlink w:anchor="def-new-observation">
        <w:ins w:id="1122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123" w:author="PR Preview" w:date="2026-01-01T00:00:00Z">
        <w:r>
          <w:t xml:space="preserve">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with the joint distribution given in the exercise as the population it is drawn from.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Suppose also that its input is observed to be</w:t>
        </w:r>
      </w:ins>
      <w:ins w:id="11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129" w:author="PR Preview" w:date="2026-01-01T00:00:00Z">
        <w:r>
          <w:t xml:space="preserve">.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Then its unobserved outcome is</w:t>
        </w:r>
      </w:ins>
      <w:ins w:id="1132" w:author="PR Preview" w:date="2026-01-01T00:00:00Z">
        <w:r>
          <w:t xml:space="preserve"> </w:t>
        </w:r>
      </w:ins>
      <m:oMath>
        <m:r>
          <m:t>4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or</w:t>
        </w:r>
      </w:ins>
      <w:ins w:id="1135" w:author="PR Preview" w:date="2026-01-01T00:00:00Z">
        <w:r>
          <w:t xml:space="preserve"> </w:t>
        </w:r>
      </w:ins>
      <m:oMath>
        <m:r>
          <m:t>6</m:t>
        </m:r>
      </m:oMath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with equal probability,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and a</w:t>
        </w:r>
      </w:ins>
      <w:ins w:id="1140" w:author="PR Preview" w:date="2026-01-01T00:00:00Z">
        <w:r>
          <w:t xml:space="preserve"> </w:t>
        </w:r>
      </w:ins>
      <w:hyperlink w:anchor="def-prediction">
        <w:ins w:id="114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of</w:t>
        </w:r>
      </w:ins>
      <w:ins w:id="1144" w:author="PR Preview" w:date="2026-01-01T00:00:00Z">
        <w:r>
          <w:t xml:space="preserve"> </w:t>
        </w:r>
      </w:ins>
      <m:oMath>
        <m:r>
          <m:t>5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is a guess for that outcome.</w:t>
        </w:r>
      </w:ins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del w:id="1147" w:author="PR Preview" w:date="2026-01-01T00:00:00Z">
        <w:r>
          <w:rPr>
            <w:b/>
            <w:bCs/>
          </w:rPr>
          <w:delText xml:space="preserve">Example 29 (Prediction error in the best-predictor exercise)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In</w:delText>
        </w:r>
      </w:del>
      <w:del w:id="1150" w:author="PR Preview" w:date="2026-01-01T00:00:00Z">
        <w:r>
          <w:delText xml:space="preserve"> </w:delText>
        </w:r>
      </w:del>
      <w:hyperlink w:anchor="exr-best-predictor">
        <w:del w:id="115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152" w:author="PR Preview" w:date="2026-01-01T00:00:00Z">
        <w:r>
          <w:delText xml:space="preserve">,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consider the constant</w:delText>
        </w:r>
      </w:del>
      <w:del w:id="1155" w:author="PR Preview" w:date="2026-01-01T00:00:00Z">
        <w:r>
          <w:delText xml:space="preserve"> </w:delText>
        </w:r>
      </w:del>
      <w:hyperlink w:anchor="def-prediction">
        <w:del w:id="115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5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58" w:author="PR Preview" w:date="2026-01-01T00:00:00Z">
        <w:r>
          <w:delText xml:space="preserve">.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Its</w:delText>
        </w:r>
      </w:del>
      <w:del w:id="1161" w:author="PR Preview" w:date="2026-01-01T00:00:00Z">
        <w:r>
          <w:delText xml:space="preserve"> </w:delText>
        </w:r>
      </w:del>
      <w:hyperlink w:anchor="def-prediction-error">
        <w:del w:id="1162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is</w:delText>
        </w:r>
      </w:del>
      <w:del w:id="1165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del w:id="1166" w:author="PR Preview" w:date="2026-01-01T00:00:00Z">
        <w:r>
          <w:delText xml:space="preserve">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This is</w:delText>
        </w:r>
      </w:del>
      <w:del w:id="1169" w:author="PR Preview" w:date="2026-01-01T00:00:00Z">
        <w:r>
          <w:delText xml:space="preserve"> </w:delText>
        </w:r>
      </w:del>
      <m:oMath>
        <m:r>
          <m:t>3</m:t>
        </m:r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when</w:delText>
        </w:r>
      </w:del>
      <w:del w:id="117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173" w:author="PR Preview" w:date="2026-01-01T00:00:00Z">
        <w:r>
          <w:delText xml:space="preserve">.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It is</w:delText>
        </w:r>
      </w:del>
      <w:del w:id="11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when</w:delText>
        </w:r>
      </w:del>
      <w:del w:id="117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6</m:t>
        </m:r>
      </m:oMath>
      <w:del w:id="1180" w:author="PR Preview" w:date="2026-01-01T00:00:00Z">
        <w:r>
          <w:delText xml:space="preserve">.</w:delText>
        </w:r>
      </w:del>
    </w:p>
    <w:p>
      <w:pPr>
        <w:pStyle w:val="FirstParagraph"/>
      </w:pPr>
      <w:ins w:id="1181" w:author="PR Preview" w:date="2026-01-01T00:00:00Z">
        <w:r>
          <w:rPr>
            <w:b/>
            <w:bCs/>
          </w:rPr>
          <w:t xml:space="preserve">Example 30 (Prediction error in the best-predictor exercise)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In</w:t>
        </w:r>
      </w:ins>
      <w:ins w:id="1184" w:author="PR Preview" w:date="2026-01-01T00:00:00Z">
        <w:r>
          <w:t xml:space="preserve"> </w:t>
        </w:r>
      </w:ins>
      <w:hyperlink w:anchor="exr-best-predictor">
        <w:ins w:id="118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86" w:author="PR Preview" w:date="2026-01-01T00:00:00Z">
        <w:r>
          <w:t xml:space="preserve">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consider the constant</w:t>
        </w:r>
      </w:ins>
      <w:ins w:id="1189" w:author="PR Preview" w:date="2026-01-01T00:00:00Z">
        <w:r>
          <w:t xml:space="preserve"> </w:t>
        </w:r>
      </w:ins>
      <w:hyperlink w:anchor="def-prediction">
        <w:ins w:id="119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9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192" w:author="PR Preview" w:date="2026-01-01T00:00:00Z">
        <w:r>
          <w:t xml:space="preserve">.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Its</w:t>
        </w:r>
      </w:ins>
      <w:ins w:id="1195" w:author="PR Preview" w:date="2026-01-01T00:00:00Z">
        <w:r>
          <w:t xml:space="preserve"> </w:t>
        </w:r>
      </w:ins>
      <w:hyperlink w:anchor="def-prediction-error">
        <w:ins w:id="119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is</w:t>
        </w:r>
      </w:ins>
      <w:ins w:id="119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1200" w:author="PR Preview" w:date="2026-01-01T00:00:00Z">
        <w:r>
          <w:t xml:space="preserve">.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This is</w:t>
        </w:r>
      </w:ins>
      <w:ins w:id="1203" w:author="PR Preview" w:date="2026-01-01T00:00:00Z">
        <w:r>
          <w:t xml:space="preserve"> </w:t>
        </w:r>
      </w:ins>
      <m:oMath>
        <m:r>
          <m:t>3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when</w:t>
        </w:r>
      </w:ins>
      <w:ins w:id="120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207" w:author="PR Preview" w:date="2026-01-01T00:00:00Z">
        <w:r>
          <w:t xml:space="preserve">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It is</w:t>
        </w:r>
      </w:ins>
      <w:ins w:id="12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when</w:t>
        </w:r>
      </w:ins>
      <w:ins w:id="121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1214" w:author="PR Preview" w:date="2026-01-01T00:00:00Z">
        <w:r>
          <w:t xml:space="preserve">.</w:t>
        </w:r>
      </w:ins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del w:id="1215" w:author="PR Preview" w:date="2026-01-01T00:00:00Z">
        <w:r>
          <w:rPr>
            <w:b/>
            <w:bCs/>
          </w:rPr>
          <w:delText xml:space="preserve">Example 30 (Squared-error risk in the best-predictor exercise)</w:delText>
        </w:r>
      </w:del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In</w:delText>
        </w:r>
      </w:del>
      <w:del w:id="1218" w:author="PR Preview" w:date="2026-01-01T00:00:00Z">
        <w:r>
          <w:delText xml:space="preserve"> </w:delText>
        </w:r>
      </w:del>
      <w:hyperlink w:anchor="exr-best-predictor">
        <w:del w:id="121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220" w:author="PR Preview" w:date="2026-01-01T00:00:00Z">
        <w:r>
          <w:delText xml:space="preserve">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consider the constant</w:delText>
        </w:r>
      </w:del>
      <w:del w:id="1223" w:author="PR Preview" w:date="2026-01-01T00:00:00Z">
        <w:r>
          <w:delText xml:space="preserve"> </w:delText>
        </w:r>
      </w:del>
      <w:hyperlink w:anchor="def-prediction">
        <w:del w:id="122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2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226" w:author="PR Preview" w:date="2026-01-01T00:00:00Z">
        <w:r>
          <w:delText xml:space="preserve">.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Its</w:delText>
        </w:r>
      </w:del>
      <w:del w:id="1229" w:author="PR Preview" w:date="2026-01-01T00:00:00Z">
        <w:r>
          <w:delText xml:space="preserve"> </w:delText>
        </w:r>
      </w:del>
      <w:hyperlink w:anchor="def-squared-error-risk">
        <w:del w:id="1230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is</w:delText>
        </w:r>
      </w:del>
      <w:del w:id="1233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234" w:author="PR Preview" w:date="2026-01-01T00:00:00Z">
        <w:r>
          <w:delText xml:space="preserve">.</w:delText>
        </w:r>
      </w:del>
    </w:p>
    <w:p>
      <w:pPr>
        <w:pStyle w:val="BodyText"/>
      </w:pPr>
      <w:del w:id="1235" w:author="PR Preview" w:date="2026-01-01T00:00:00Z">
        <w:r>
          <w:rPr>
            <w:b/>
            <w:bCs/>
          </w:rPr>
          <w:delText xml:space="preserve">Lemma 1 (Prediction error splits at the conditional mean)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Let</w:delText>
        </w:r>
      </w:del>
      <w:del w:id="123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be the</w:delText>
        </w:r>
      </w:del>
      <w:del w:id="1241" w:author="PR Preview" w:date="2026-01-01T00:00:00Z">
        <w:r>
          <w:delText xml:space="preserve"> </w:delText>
        </w:r>
      </w:del>
      <w:hyperlink w:anchor="def-cond-expectation-function">
        <w:del w:id="1242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of</w:delText>
        </w:r>
      </w:del>
      <w:del w:id="1245" w:author="PR Preview" w:date="2026-01-01T00:00:00Z">
        <w:r>
          <w:delText xml:space="preserve"> </w:delText>
        </w:r>
      </w:del>
      <m:oMath>
        <m:r>
          <m:t>Y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given</w:delText>
        </w:r>
      </w:del>
      <w:del w:id="1248" w:author="PR Preview" w:date="2026-01-01T00:00:00Z">
        <w:r>
          <w:delText xml:space="preserve"> </w:delText>
        </w:r>
      </w:del>
      <m:oMath>
        <m:r>
          <m:t>X</m:t>
        </m:r>
      </m:oMath>
      <w:del w:id="1249" w:author="PR Preview" w:date="2026-01-01T00:00:00Z">
        <w:r>
          <w:delText xml:space="preserve">.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For any</w:delText>
        </w:r>
      </w:del>
      <w:del w:id="1252" w:author="PR Preview" w:date="2026-01-01T00:00:00Z">
        <w:r>
          <w:delText xml:space="preserve"> </w:delText>
        </w:r>
      </w:del>
      <w:hyperlink w:anchor="def-prediction">
        <w:del w:id="1253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125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255" w:author="PR Preview" w:date="2026-01-01T00:00:00Z">
        <w:r>
          <w:delText xml:space="preserve">,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the</w:delText>
        </w:r>
      </w:del>
      <w:del w:id="1258" w:author="PR Preview" w:date="2026-01-01T00:00:00Z">
        <w:r>
          <w:delText xml:space="preserve"> </w:delText>
        </w:r>
      </w:del>
      <w:hyperlink w:anchor="def-prediction-error">
        <w:del w:id="1259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splits as:</w:delText>
        </w:r>
      </w:del>
    </w:p>
    <w:p>
      <w:pPr>
        <w:pStyle w:val="BodyText"/>
      </w:pPr>
      <w:ins w:id="1262" w:author="PR Preview" w:date="2026-01-01T00:00:00Z">
        <w:r>
          <w:rPr>
            <w:b/>
            <w:bCs/>
          </w:rPr>
          <w:t xml:space="preserve">Example 31 (Squared-error risk in the best-predictor exercise)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In</w:t>
        </w:r>
      </w:ins>
      <w:ins w:id="1265" w:author="PR Preview" w:date="2026-01-01T00:00:00Z">
        <w:r>
          <w:t xml:space="preserve"> </w:t>
        </w:r>
      </w:ins>
      <w:hyperlink w:anchor="exr-best-predictor">
        <w:ins w:id="126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267" w:author="PR Preview" w:date="2026-01-01T00:00:00Z">
        <w:r>
          <w:t xml:space="preserve">,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consider the constant</w:t>
        </w:r>
      </w:ins>
      <w:ins w:id="1270" w:author="PR Preview" w:date="2026-01-01T00:00:00Z">
        <w:r>
          <w:t xml:space="preserve"> </w:t>
        </w:r>
      </w:ins>
      <w:hyperlink w:anchor="def-prediction">
        <w:ins w:id="127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2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273" w:author="PR Preview" w:date="2026-01-01T00:00:00Z">
        <w:r>
          <w:t xml:space="preserve">.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Its</w:t>
        </w:r>
      </w:ins>
      <w:ins w:id="1276" w:author="PR Preview" w:date="2026-01-01T00:00:00Z">
        <w:r>
          <w:t xml:space="preserve"> </w:t>
        </w:r>
      </w:ins>
      <w:hyperlink w:anchor="def-squared-error-risk">
        <w:ins w:id="127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is</w:t>
        </w:r>
      </w:ins>
      <w:ins w:id="128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281" w:author="PR Preview" w:date="2026-01-01T00:00:00Z">
        <w:r>
          <w:t xml:space="preserve">.</w:t>
        </w:r>
      </w:ins>
    </w:p>
    <w:bookmarkEnd w:id="133"/>
    <w:bookmarkStart w:id="134" w:name="lem-prediction-error-split"/>
    <w:p>
      <w:pPr>
        <w:pStyle w:val="BodyText"/>
      </w:pPr>
      <w:ins w:id="1282" w:author="PR Preview" w:date="2026-01-01T00:00:00Z">
        <w:r>
          <w:rPr>
            <w:b/>
            <w:bCs/>
          </w:rPr>
          <w:t xml:space="preserve">Lemma 2 (Prediction error splits at the conditional mean)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Let</w:t>
        </w:r>
      </w:ins>
      <w:ins w:id="128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be the</w:t>
        </w:r>
      </w:ins>
      <w:ins w:id="1288" w:author="PR Preview" w:date="2026-01-01T00:00:00Z">
        <w:r>
          <w:t xml:space="preserve"> </w:t>
        </w:r>
      </w:ins>
      <w:hyperlink w:anchor="def-cond-expectation-function">
        <w:ins w:id="1289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of</w:t>
        </w:r>
      </w:ins>
      <w:ins w:id="1292" w:author="PR Preview" w:date="2026-01-01T00:00:00Z">
        <w:r>
          <w:t xml:space="preserve"> </w:t>
        </w:r>
      </w:ins>
      <m:oMath>
        <m:r>
          <m:t>Y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given</w:t>
        </w:r>
      </w:ins>
      <w:ins w:id="1295" w:author="PR Preview" w:date="2026-01-01T00:00:00Z">
        <w:r>
          <w:t xml:space="preserve"> </w:t>
        </w:r>
      </w:ins>
      <m:oMath>
        <m:r>
          <m:t>X</m:t>
        </m:r>
      </m:oMath>
      <w:ins w:id="1296" w:author="PR Preview" w:date="2026-01-01T00:00:00Z">
        <w:r>
          <w:t xml:space="preserve">.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For any</w:t>
        </w:r>
      </w:ins>
      <w:ins w:id="1299" w:author="PR Preview" w:date="2026-01-01T00:00:00Z">
        <w:r>
          <w:t xml:space="preserve"> </w:t>
        </w:r>
      </w:ins>
      <w:hyperlink w:anchor="def-prediction">
        <w:ins w:id="1300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30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02" w:author="PR Preview" w:date="2026-01-01T00:00:00Z">
        <w:r>
          <w:t xml:space="preserve">,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the</w:t>
        </w:r>
      </w:ins>
      <w:ins w:id="1305" w:author="PR Preview" w:date="2026-01-01T00:00:00Z">
        <w:r>
          <w:t xml:space="preserve"> </w:t>
        </w:r>
      </w:ins>
      <w:hyperlink w:anchor="def-prediction-error">
        <w:ins w:id="130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splits as: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del w:id="1309" w:author="PR Preview" w:date="2026-01-01T00:00:00Z">
        <w:r>
          <w:rPr>
            <w:b/>
            <w:bCs/>
          </w:rPr>
          <w:delText xml:space="preserve">Example 31 (The split in the best-predictor exercise)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In</w:delText>
        </w:r>
      </w:del>
      <w:del w:id="1312" w:author="PR Preview" w:date="2026-01-01T00:00:00Z">
        <w:r>
          <w:delText xml:space="preserve"> </w:delText>
        </w:r>
      </w:del>
      <w:hyperlink w:anchor="exr-best-predictor">
        <w:del w:id="1313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14" w:author="PR Preview" w:date="2026-01-01T00:00:00Z">
        <w:r>
          <w:delText xml:space="preserve">,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when</w:delText>
        </w:r>
      </w:del>
      <w:del w:id="131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and</w:delText>
        </w:r>
      </w:del>
      <w:del w:id="132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321" w:author="PR Preview" w:date="2026-01-01T00:00:00Z">
        <w:r>
          <w:delText xml:space="preserve">,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the constant</w:delText>
        </w:r>
      </w:del>
      <w:del w:id="1324" w:author="PR Preview" w:date="2026-01-01T00:00:00Z">
        <w:r>
          <w:delText xml:space="preserve"> </w:delText>
        </w:r>
      </w:del>
      <w:hyperlink w:anchor="def-prediction">
        <w:del w:id="132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3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has</w:delText>
        </w:r>
      </w:del>
      <w:del w:id="1329" w:author="PR Preview" w:date="2026-01-01T00:00:00Z">
        <w:r>
          <w:delText xml:space="preserve"> </w:delText>
        </w:r>
      </w:del>
      <w:hyperlink w:anchor="def-prediction-error">
        <w:del w:id="133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31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del w:id="1332" w:author="PR Preview" w:date="2026-01-01T00:00:00Z">
        <w:r>
          <w:delText xml:space="preserve">.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The conditional mean is</w:delText>
        </w:r>
      </w:del>
      <w:del w:id="133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336" w:author="PR Preview" w:date="2026-01-01T00:00:00Z">
        <w:r>
          <w:delText xml:space="preserve">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so</w:delText>
        </w:r>
      </w:del>
      <w:del w:id="133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343" w:author="PR Preview" w:date="2026-01-01T00:00:00Z">
        <w:r>
          <w:delText xml:space="preserve">,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and</w:delText>
        </w:r>
      </w:del>
      <w:del w:id="134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del w:id="1347" w:author="PR Preview" w:date="2026-01-01T00:00:00Z">
        <w:r>
          <w:delText xml:space="preserve">.</w:delText>
        </w:r>
      </w:del>
    </w:p>
    <w:p>
      <w:pPr>
        <w:pStyle w:val="BodyText"/>
      </w:pPr>
      <w:del w:id="1348" w:author="PR Preview" w:date="2026-01-01T00:00:00Z">
        <w:r>
          <w:rPr>
            <w:b/>
            <w:bCs/>
          </w:rPr>
          <w:delText xml:space="preserve">Lemma 2 (The conditional mean’s error is uncorrelated with any function of the input)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Let</w:delText>
        </w:r>
      </w:del>
      <w:del w:id="135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be the</w:delText>
        </w:r>
      </w:del>
      <w:del w:id="1354" w:author="PR Preview" w:date="2026-01-01T00:00:00Z">
        <w:r>
          <w:delText xml:space="preserve"> </w:delText>
        </w:r>
      </w:del>
      <w:hyperlink w:anchor="def-cond-expectation-function">
        <w:del w:id="1355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of</w:delText>
        </w:r>
      </w:del>
      <w:del w:id="1358" w:author="PR Preview" w:date="2026-01-01T00:00:00Z">
        <w:r>
          <w:delText xml:space="preserve"> </w:delText>
        </w:r>
      </w:del>
      <m:oMath>
        <m:r>
          <m:t>Y</m:t>
        </m:r>
      </m:oMath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given</w:delText>
        </w:r>
      </w:del>
      <w:del w:id="1361" w:author="PR Preview" w:date="2026-01-01T00:00:00Z">
        <w:r>
          <w:delText xml:space="preserve"> </w:delText>
        </w:r>
      </w:del>
      <m:oMath>
        <m:r>
          <m:t>X</m:t>
        </m:r>
      </m:oMath>
      <w:del w:id="1362" w:author="PR Preview" w:date="2026-01-01T00:00:00Z">
        <w:r>
          <w:delText xml:space="preserve">.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For any</w:delText>
        </w:r>
      </w:del>
      <w:del w:id="1365" w:author="PR Preview" w:date="2026-01-01T00:00:00Z">
        <w:r>
          <w:delText xml:space="preserve"> </w:delText>
        </w:r>
      </w:del>
      <w:hyperlink w:anchor="def-prediction">
        <w:del w:id="1366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1367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with</w:delText>
        </w:r>
      </w:del>
      <w:del w:id="137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371" w:author="PR Preview" w:date="2026-01-01T00:00:00Z">
        <w:r>
          <w:delText xml:space="preserve">:</w:delText>
        </w:r>
      </w:del>
    </w:p>
    <w:p>
      <w:pPr>
        <w:pStyle w:val="FirstParagraph"/>
      </w:pPr>
      <w:ins w:id="1372" w:author="PR Preview" w:date="2026-01-01T00:00:00Z">
        <w:r>
          <w:rPr>
            <w:b/>
            <w:bCs/>
          </w:rPr>
          <w:t xml:space="preserve">Example 32 (The split in the best-predictor exercise)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In</w:t>
        </w:r>
      </w:ins>
      <w:ins w:id="1375" w:author="PR Preview" w:date="2026-01-01T00:00:00Z">
        <w:r>
          <w:t xml:space="preserve"> </w:t>
        </w:r>
      </w:ins>
      <w:hyperlink w:anchor="exr-best-predictor">
        <w:ins w:id="137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when</w:t>
        </w:r>
      </w:ins>
      <w:ins w:id="13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and</w:t>
        </w:r>
      </w:ins>
      <w:ins w:id="138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384" w:author="PR Preview" w:date="2026-01-01T00:00:00Z">
        <w:r>
          <w:t xml:space="preserve">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the constant</w:t>
        </w:r>
      </w:ins>
      <w:ins w:id="1387" w:author="PR Preview" w:date="2026-01-01T00:00:00Z">
        <w:r>
          <w:t xml:space="preserve"> </w:t>
        </w:r>
      </w:ins>
      <w:hyperlink w:anchor="def-prediction">
        <w:ins w:id="138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3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has</w:t>
        </w:r>
      </w:ins>
      <w:ins w:id="1392" w:author="PR Preview" w:date="2026-01-01T00:00:00Z">
        <w:r>
          <w:t xml:space="preserve"> </w:t>
        </w:r>
      </w:ins>
      <w:hyperlink w:anchor="def-prediction-error">
        <w:ins w:id="1393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39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ins w:id="1395" w:author="PR Preview" w:date="2026-01-01T00:00:00Z">
        <w:r>
          <w:t xml:space="preserve">.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The conditional mean is</w:t>
        </w:r>
      </w:ins>
      <w:ins w:id="139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399" w:author="PR Preview" w:date="2026-01-01T00:00:00Z">
        <w:r>
          <w:t xml:space="preserve">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so</w:t>
        </w:r>
      </w:ins>
      <w:ins w:id="140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and</w:t>
        </w:r>
      </w:ins>
      <w:ins w:id="140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406" w:author="PR Preview" w:date="2026-01-01T00:00:00Z">
        <w:r>
          <w:t xml:space="preserve">,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and</w:t>
        </w:r>
      </w:ins>
      <w:ins w:id="140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1410" w:author="PR Preview" w:date="2026-01-01T00:00:00Z">
        <w:r>
          <w:t xml:space="preserve">.</w:t>
        </w:r>
      </w:ins>
    </w:p>
    <w:bookmarkEnd w:id="135"/>
    <w:bookmarkStart w:id="136" w:name="lem-cross-term-zero"/>
    <w:p>
      <w:pPr>
        <w:pStyle w:val="BodyText"/>
      </w:pPr>
      <w:ins w:id="1411" w:author="PR Preview" w:date="2026-01-01T00:00:00Z">
        <w:r>
          <w:rPr>
            <w:b/>
            <w:bCs/>
          </w:rPr>
          <w:t xml:space="preserve">Lemma 3 (The conditional mean’s error is uncorrelated with any function of the input)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Let</w:t>
        </w:r>
      </w:ins>
      <w:ins w:id="141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be the</w:t>
        </w:r>
      </w:ins>
      <w:ins w:id="1417" w:author="PR Preview" w:date="2026-01-01T00:00:00Z">
        <w:r>
          <w:t xml:space="preserve"> </w:t>
        </w:r>
      </w:ins>
      <w:hyperlink w:anchor="def-cond-expectation-function">
        <w:ins w:id="1418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of</w:t>
        </w:r>
      </w:ins>
      <w:ins w:id="1421" w:author="PR Preview" w:date="2026-01-01T00:00:00Z">
        <w:r>
          <w:t xml:space="preserve"> </w:t>
        </w:r>
      </w:ins>
      <m:oMath>
        <m:r>
          <m:t>Y</m:t>
        </m:r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given</w:t>
        </w:r>
      </w:ins>
      <w:ins w:id="1424" w:author="PR Preview" w:date="2026-01-01T00:00:00Z">
        <w:r>
          <w:t xml:space="preserve"> </w:t>
        </w:r>
      </w:ins>
      <m:oMath>
        <m:r>
          <m:t>X</m:t>
        </m:r>
      </m:oMath>
      <w:ins w:id="1425" w:author="PR Preview" w:date="2026-01-01T00:00:00Z">
        <w:r>
          <w:t xml:space="preserve">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For any</w:t>
        </w:r>
      </w:ins>
      <w:ins w:id="1428" w:author="PR Preview" w:date="2026-01-01T00:00:00Z">
        <w:r>
          <w:t xml:space="preserve"> </w:t>
        </w:r>
      </w:ins>
      <w:hyperlink w:anchor="def-prediction">
        <w:ins w:id="1429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43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with</w:t>
        </w:r>
      </w:ins>
      <w:ins w:id="143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del w:id="1435" w:author="PR Preview" w:date="2026-01-01T00:00:00Z">
        <w:r>
          <w:rPr>
            <w:b/>
            <w:bCs/>
          </w:rPr>
          <w:delText xml:space="preserve">Example 32 (The vanishing cross term in the best-predictor exercise)</w:delText>
        </w:r>
      </w:del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In</w:delText>
        </w:r>
      </w:del>
      <w:del w:id="1438" w:author="PR Preview" w:date="2026-01-01T00:00:00Z">
        <w:r>
          <w:delText xml:space="preserve"> </w:delText>
        </w:r>
      </w:del>
      <w:hyperlink w:anchor="exr-best-predictor">
        <w:del w:id="14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440" w:author="PR Preview" w:date="2026-01-01T00:00:00Z">
        <w:r>
          <w:delText xml:space="preserve">, take the constant</w:delText>
        </w:r>
      </w:del>
      <w:del w:id="1441" w:author="PR Preview" w:date="2026-01-01T00:00:00Z">
        <w:r>
          <w:delText xml:space="preserve"> </w:delText>
        </w:r>
      </w:del>
      <w:hyperlink w:anchor="def-prediction">
        <w:del w:id="1442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44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444" w:author="PR Preview" w:date="2026-01-01T00:00:00Z">
        <w:r>
          <w:delText xml:space="preserve">.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When</w:delText>
        </w:r>
      </w:del>
      <w:del w:id="14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50" w:author="PR Preview" w:date="2026-01-01T00:00:00Z">
        <w:r>
          <w:delText xml:space="preserve">, so</w:delText>
        </w:r>
      </w:del>
      <w:del w:id="145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452" w:author="PR Preview" w:date="2026-01-01T00:00:00Z">
        <w:r>
          <w:delText xml:space="preserve">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and</w:delText>
        </w:r>
      </w:del>
      <w:del w:id="1455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is</w:delText>
        </w:r>
      </w:del>
      <w:del w:id="1458" w:author="PR Preview" w:date="2026-01-01T00:00:00Z">
        <w:r>
          <w:delText xml:space="preserve"> </w:delText>
        </w:r>
      </w:del>
      <m:oMath>
        <m:r>
          <m:t>1</m:t>
        </m:r>
      </m:oMath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or</w:delText>
        </w:r>
      </w:del>
      <w:del w:id="146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with equal probability,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so the product has conditional mean</w:delText>
        </w:r>
      </w:del>
      <w:del w:id="1466" w:author="PR Preview" w:date="2026-01-01T00:00:00Z">
        <w:r>
          <w:delText xml:space="preserve"> </w:delText>
        </w:r>
      </w:del>
      <m:oMath>
        <m:r>
          <m:t>0</m:t>
        </m:r>
      </m:oMath>
      <w:del w:id="1467" w:author="PR Preview" w:date="2026-01-01T00:00:00Z">
        <w:r>
          <w:delText xml:space="preserve">.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The same cancellation happens when</w:delText>
        </w:r>
      </w:del>
      <w:del w:id="14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471" w:author="PR Preview" w:date="2026-01-01T00:00:00Z">
        <w:r>
          <w:delText xml:space="preserve">,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so the expectation of the product is</w:delText>
        </w:r>
      </w:del>
      <w:del w:id="1474" w:author="PR Preview" w:date="2026-01-01T00:00:00Z">
        <w:r>
          <w:delText xml:space="preserve"> </w:delText>
        </w:r>
      </w:del>
      <m:oMath>
        <m:r>
          <m:t>0</m:t>
        </m:r>
      </m:oMath>
      <w:del w:id="1475" w:author="PR Preview" w:date="2026-01-01T00:00:00Z">
        <w:r>
          <w:delText xml:space="preserve">.</w:delText>
        </w:r>
      </w:del>
    </w:p>
    <w:p>
      <w:pPr>
        <w:pStyle w:val="FirstParagraph"/>
      </w:pPr>
      <w:ins w:id="1476" w:author="PR Preview" w:date="2026-01-01T00:00:00Z">
        <w:r>
          <w:rPr>
            <w:b/>
            <w:bCs/>
          </w:rPr>
          <w:t xml:space="preserve">Example 33 (The vanishing cross term in the best-predictor exercise)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In</w:t>
        </w:r>
      </w:ins>
      <w:ins w:id="1479" w:author="PR Preview" w:date="2026-01-01T00:00:00Z">
        <w:r>
          <w:t xml:space="preserve"> </w:t>
        </w:r>
      </w:ins>
      <w:hyperlink w:anchor="exr-best-predictor">
        <w:ins w:id="148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481" w:author="PR Preview" w:date="2026-01-01T00:00:00Z">
        <w:r>
          <w:t xml:space="preserve">, take the constant</w:t>
        </w:r>
      </w:ins>
      <w:ins w:id="1482" w:author="PR Preview" w:date="2026-01-01T00:00:00Z">
        <w:r>
          <w:t xml:space="preserve"> </w:t>
        </w:r>
      </w:ins>
      <w:hyperlink w:anchor="def-prediction">
        <w:ins w:id="148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4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485" w:author="PR Preview" w:date="2026-01-01T00:00:00Z">
        <w:r>
          <w:t xml:space="preserve">.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When</w:t>
        </w:r>
      </w:ins>
      <w:ins w:id="14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489" w:author="PR Preview" w:date="2026-01-01T00:00:00Z">
        <w:r>
          <w:t xml:space="preserve">,</w:t>
        </w:r>
      </w:ins>
      <w:ins w:id="149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91" w:author="PR Preview" w:date="2026-01-01T00:00:00Z">
        <w:r>
          <w:t xml:space="preserve">, so</w:t>
        </w:r>
      </w:ins>
      <w:ins w:id="149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493" w:author="PR Preview" w:date="2026-01-01T00:00:00Z">
        <w:r>
          <w:t xml:space="preserve">,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and</w:t>
        </w:r>
      </w:ins>
      <w:ins w:id="149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is</w:t>
        </w:r>
      </w:ins>
      <w:ins w:id="1499" w:author="PR Preview" w:date="2026-01-01T00:00:00Z">
        <w:r>
          <w:t xml:space="preserve"> </w:t>
        </w:r>
      </w:ins>
      <m:oMath>
        <m:r>
          <m:t>1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or</w:t>
        </w:r>
      </w:ins>
      <w:ins w:id="15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with equal probability,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so the product has conditional mean</w:t>
        </w:r>
      </w:ins>
      <w:ins w:id="1507" w:author="PR Preview" w:date="2026-01-01T00:00:00Z">
        <w:r>
          <w:t xml:space="preserve"> </w:t>
        </w:r>
      </w:ins>
      <m:oMath>
        <m:r>
          <m:t>0</m:t>
        </m:r>
      </m:oMath>
      <w:ins w:id="1508" w:author="PR Preview" w:date="2026-01-01T00:00:00Z">
        <w:r>
          <w:t xml:space="preserve">.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The same cancellation happens when</w:t>
        </w:r>
      </w:ins>
      <w:ins w:id="15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512" w:author="PR Preview" w:date="2026-01-01T00:00:00Z">
        <w:r>
          <w:t xml:space="preserve">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so the expectation of the product is</w:t>
        </w:r>
      </w:ins>
      <w:ins w:id="1515" w:author="PR Preview" w:date="2026-01-01T00:00:00Z">
        <w:r>
          <w:t xml:space="preserve"> </w:t>
        </w:r>
      </w:ins>
      <m:oMath>
        <m:r>
          <m:t>0</m:t>
        </m:r>
      </m:oMath>
      <w:ins w:id="1516" w:author="PR Preview" w:date="2026-01-01T00:00:00Z">
        <w:r>
          <w:t xml:space="preserve">.</w:t>
        </w:r>
      </w:ins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del w:id="1517" w:author="PR Preview" w:date="2026-01-01T00:00:00Z">
        <w:r>
          <w:rPr>
            <w:i/>
            <w:iCs/>
          </w:rPr>
          <w:delText xml:space="preserve">Proof</w:delText>
        </w:r>
      </w:del>
      <w:del w:id="1518" w:author="PR Preview" w:date="2026-01-01T00:00:00Z">
        <w:r>
          <w:delText xml:space="preserve">. </w:delText>
        </w:r>
      </w:del>
      <w:del w:id="1519" w:author="PR Preview" w:date="2026-01-01T00:00:00Z">
        <w:r>
          <w:delText xml:space="preserve">The steps use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the</w:delText>
        </w:r>
      </w:del>
      <w:del w:id="1522" w:author="PR Preview" w:date="2026-01-01T00:00:00Z">
        <w:r>
          <w:delText xml:space="preserve"> </w:delText>
        </w:r>
      </w:del>
      <w:hyperlink w:anchor="def-squared-error-risk">
        <w:del w:id="1523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definition,</w:delText>
        </w:r>
      </w:del>
      <w:del w:id="1526" w:author="PR Preview" w:date="2026-01-01T00:00:00Z">
        <w:r>
          <w:delText xml:space="preserve"> </w:delText>
        </w:r>
      </w:del>
      <w:hyperlink w:anchor="lem-prediction-error-split">
        <w:del w:id="152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528" w:author="PR Preview" w:date="2026-01-01T00:00:00Z">
        <w:r>
          <w:delText xml:space="preserve">,</w:delText>
        </w:r>
      </w:del>
      <w:del w:id="1529" w:author="PR Preview" w:date="2026-01-01T00:00:00Z">
        <w:r>
          <w:delText xml:space="preserve"> </w:delText>
        </w:r>
      </w:del>
      <w:hyperlink w:anchor="lem-cross-term-zero">
        <w:del w:id="1530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531" w:author="PR Preview" w:date="2026-01-01T00:00:00Z">
        <w:r>
          <w:delText xml:space="preserve">,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and</w:delText>
        </w:r>
      </w:del>
      <w:del w:id="1534" w:author="PR Preview" w:date="2026-01-01T00:00:00Z">
        <w:r>
          <w:delText xml:space="preserve"> </w:delText>
        </w:r>
      </w:del>
      <w:hyperlink w:anchor="thm-linearity-expectation">
        <w:del w:id="153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53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37" w:author="PR Preview" w:date="2026-01-01T00:00:00Z">
        <w:r>
          <w:rPr>
            <w:b/>
            <w:bCs/>
          </w:rPr>
          <w:delText xml:space="preserve">Example 33 (The risk decomposition in the best-predictor exercise)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In</w:delText>
        </w:r>
      </w:del>
      <w:del w:id="1540" w:author="PR Preview" w:date="2026-01-01T00:00:00Z">
        <w:r>
          <w:delText xml:space="preserve"> </w:delText>
        </w:r>
      </w:del>
      <w:hyperlink w:anchor="exr-best-predictor">
        <w:del w:id="154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542" w:author="PR Preview" w:date="2026-01-01T00:00:00Z">
        <w:r>
          <w:delText xml:space="preserve">,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the constant</w:delText>
        </w:r>
      </w:del>
      <w:del w:id="1545" w:author="PR Preview" w:date="2026-01-01T00:00:00Z">
        <w:r>
          <w:delText xml:space="preserve"> </w:delText>
        </w:r>
      </w:del>
      <w:hyperlink w:anchor="def-prediction">
        <w:del w:id="154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54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has</w:delText>
        </w:r>
      </w:del>
      <w:del w:id="1550" w:author="PR Preview" w:date="2026-01-01T00:00:00Z">
        <w:r>
          <w:delText xml:space="preserve"> </w:delText>
        </w:r>
      </w:del>
      <w:hyperlink w:anchor="def-squared-error-risk">
        <w:del w:id="1551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552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553" w:author="PR Preview" w:date="2026-01-01T00:00:00Z">
        <w:r>
          <w:delText xml:space="preserve">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which</w:delText>
        </w:r>
      </w:del>
      <w:del w:id="1556" w:author="PR Preview" w:date="2026-01-01T00:00:00Z">
        <w:r>
          <w:delText xml:space="preserve"> </w:delText>
        </w:r>
      </w:del>
      <w:hyperlink w:anchor="thm-risk-decomposition">
        <w:del w:id="155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splits as</w:delText>
        </w:r>
      </w:del>
      <w:del w:id="1560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del w:id="1561" w:author="PR Preview" w:date="2026-01-01T00:00:00Z">
        <w:r>
          <w:delText xml:space="preserve">: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the risk</w:delText>
        </w:r>
      </w:del>
      <w:del w:id="1564" w:author="PR Preview" w:date="2026-01-01T00:00:00Z">
        <w:r>
          <w:delText xml:space="preserve"> </w:delText>
        </w:r>
      </w:del>
      <m:oMath>
        <m:r>
          <m:t>1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of the</w:delText>
        </w:r>
      </w:del>
      <w:del w:id="1567" w:author="PR Preview" w:date="2026-01-01T00:00:00Z">
        <w:r>
          <w:delText xml:space="preserve"> </w:delText>
        </w:r>
      </w:del>
      <w:hyperlink w:anchor="def-cond-expectation-function">
        <w:del w:id="1568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plus the excess</w:delText>
        </w:r>
      </w:del>
      <w:del w:id="1571" w:author="PR Preview" w:date="2026-01-01T00:00:00Z">
        <w:r>
          <w:delText xml:space="preserve"> </w:delText>
        </w:r>
      </w:del>
      <m:oMath>
        <m:r>
          <m:t>4</m:t>
        </m:r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from using</w:delText>
        </w:r>
      </w:del>
      <w:del w:id="157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575" w:author="PR Preview" w:date="2026-01-01T00:00:00Z">
        <w:r>
          <w:delText xml:space="preserve">.</w:delText>
        </w:r>
      </w:del>
    </w:p>
    <w:p>
      <w:pPr>
        <w:pStyle w:val="FirstParagraph"/>
      </w:pPr>
      <w:ins w:id="1576" w:author="PR Preview" w:date="2026-01-01T00:00:00Z">
        <w:r>
          <w:rPr>
            <w:i/>
            <w:iCs/>
          </w:rPr>
          <w:t xml:space="preserve">Proof</w:t>
        </w:r>
      </w:ins>
      <w:ins w:id="1577" w:author="PR Preview" w:date="2026-01-01T00:00:00Z">
        <w:r>
          <w:t xml:space="preserve">. </w:t>
        </w:r>
      </w:ins>
      <w:ins w:id="1578" w:author="PR Preview" w:date="2026-01-01T00:00:00Z">
        <w:r>
          <w:t xml:space="preserve">The steps use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the</w:t>
        </w:r>
      </w:ins>
      <w:ins w:id="1581" w:author="PR Preview" w:date="2026-01-01T00:00:00Z">
        <w:r>
          <w:t xml:space="preserve"> </w:t>
        </w:r>
      </w:ins>
      <w:hyperlink w:anchor="def-squared-error-risk">
        <w:ins w:id="1582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definition,</w:t>
        </w:r>
      </w:ins>
      <w:ins w:id="1585" w:author="PR Preview" w:date="2026-01-01T00:00:00Z">
        <w:r>
          <w:t xml:space="preserve"> </w:t>
        </w:r>
      </w:ins>
      <w:hyperlink w:anchor="lem-prediction-error-split">
        <w:ins w:id="1586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587" w:author="PR Preview" w:date="2026-01-01T00:00:00Z">
        <w:r>
          <w:t xml:space="preserve">,</w:t>
        </w:r>
      </w:ins>
      <w:ins w:id="1588" w:author="PR Preview" w:date="2026-01-01T00:00:00Z">
        <w:r>
          <w:t xml:space="preserve"> </w:t>
        </w:r>
      </w:ins>
      <w:hyperlink w:anchor="lem-cross-term-zero">
        <w:ins w:id="1589" w:author="PR Preview" w:date="2026-01-01T00:00:00Z">
          <w:r>
            <w:rPr>
              <w:rStyle w:val="Hyperlink"/>
            </w:rPr>
            <w:t xml:space="preserve">Lemma 3</w:t>
          </w:r>
        </w:ins>
      </w:hyperlink>
      <w:ins w:id="1590" w:author="PR Preview" w:date="2026-01-01T00:00:00Z">
        <w:r>
          <w:t xml:space="preserve">,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and</w:t>
        </w:r>
      </w:ins>
      <w:ins w:id="1593" w:author="PR Preview" w:date="2026-01-01T00:00:00Z">
        <w:r>
          <w:t xml:space="preserve"> </w:t>
        </w:r>
      </w:ins>
      <w:hyperlink w:anchor="thm-linearity-expectation">
        <w:ins w:id="159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ins w:id="1596" w:author="PR Preview" w:date="2026-01-01T00:00:00Z">
        <w:r>
          <w:rPr>
            <w:b/>
            <w:bCs/>
          </w:rPr>
          <w:t xml:space="preserve">Example 34 (The risk decomposition in the best-predictor exercise)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In</w:t>
        </w:r>
      </w:ins>
      <w:ins w:id="1599" w:author="PR Preview" w:date="2026-01-01T00:00:00Z">
        <w:r>
          <w:t xml:space="preserve"> </w:t>
        </w:r>
      </w:ins>
      <w:hyperlink w:anchor="exr-best-predictor">
        <w:ins w:id="160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01" w:author="PR Preview" w:date="2026-01-01T00:00:00Z">
        <w:r>
          <w:t xml:space="preserve">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 constant</w:t>
        </w:r>
      </w:ins>
      <w:ins w:id="1604" w:author="PR Preview" w:date="2026-01-01T00:00:00Z">
        <w:r>
          <w:t xml:space="preserve"> </w:t>
        </w:r>
      </w:ins>
      <w:hyperlink w:anchor="def-prediction">
        <w:ins w:id="160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60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has</w:t>
        </w:r>
      </w:ins>
      <w:ins w:id="1609" w:author="PR Preview" w:date="2026-01-01T00:00:00Z">
        <w:r>
          <w:t xml:space="preserve"> </w:t>
        </w:r>
      </w:ins>
      <w:hyperlink w:anchor="def-squared-error-risk">
        <w:ins w:id="1610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611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612" w:author="PR Preview" w:date="2026-01-01T00:00:00Z">
        <w:r>
          <w:t xml:space="preserve">,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which</w:t>
        </w:r>
      </w:ins>
      <w:ins w:id="1615" w:author="PR Preview" w:date="2026-01-01T00:00:00Z">
        <w:r>
          <w:t xml:space="preserve"> </w:t>
        </w:r>
      </w:ins>
      <w:hyperlink w:anchor="thm-risk-decomposition">
        <w:ins w:id="161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splits as</w:t>
        </w:r>
      </w:ins>
      <w:ins w:id="1619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1620" w:author="PR Preview" w:date="2026-01-01T00:00:00Z">
        <w:r>
          <w:t xml:space="preserve">: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the risk</w:t>
        </w:r>
      </w:ins>
      <w:ins w:id="1623" w:author="PR Preview" w:date="2026-01-01T00:00:00Z">
        <w:r>
          <w:t xml:space="preserve"> </w:t>
        </w:r>
      </w:ins>
      <m:oMath>
        <m:r>
          <m:t>1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of the</w:t>
        </w:r>
      </w:ins>
      <w:ins w:id="1626" w:author="PR Preview" w:date="2026-01-01T00:00:00Z">
        <w:r>
          <w:t xml:space="preserve"> </w:t>
        </w:r>
      </w:ins>
      <w:hyperlink w:anchor="def-cond-expectation-function">
        <w:ins w:id="1627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plus the excess</w:t>
        </w:r>
      </w:ins>
      <w:ins w:id="1630" w:author="PR Preview" w:date="2026-01-01T00:00:00Z">
        <w:r>
          <w:t xml:space="preserve"> </w:t>
        </w:r>
      </w:ins>
      <m:oMath>
        <m:r>
          <m:t>4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from using</w:t>
        </w:r>
      </w:ins>
      <w:ins w:id="163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634" w:author="PR Preview" w:date="2026-01-01T00:00:00Z">
        <w:r>
          <w:t xml:space="preserve">.</w:t>
        </w:r>
      </w:ins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del w:id="1635" w:author="PR Preview" w:date="2026-01-01T00:00:00Z">
        <w:r>
          <w:rPr>
            <w:b/>
            <w:bCs/>
          </w:rPr>
          <w:delText xml:space="preserve">Example 34 (The best predictor in the best-predictor exercise)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In</w:delText>
        </w:r>
      </w:del>
      <w:del w:id="1638" w:author="PR Preview" w:date="2026-01-01T00:00:00Z">
        <w:r>
          <w:delText xml:space="preserve"> </w:delText>
        </w:r>
      </w:del>
      <w:hyperlink w:anchor="exr-best-predictor">
        <w:del w:id="16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40" w:author="PR Preview" w:date="2026-01-01T00:00:00Z">
        <w:r>
          <w:delText xml:space="preserve">,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consider the constant</w:delText>
        </w:r>
      </w:del>
      <w:del w:id="1643" w:author="PR Preview" w:date="2026-01-01T00:00:00Z">
        <w:r>
          <w:delText xml:space="preserve"> </w:delText>
        </w:r>
      </w:del>
      <w:hyperlink w:anchor="def-prediction">
        <w:del w:id="164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6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646" w:author="PR Preview" w:date="2026-01-01T00:00:00Z">
        <w:r>
          <w:delText xml:space="preserve">.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Its</w:delText>
        </w:r>
      </w:del>
      <w:del w:id="1649" w:author="PR Preview" w:date="2026-01-01T00:00:00Z">
        <w:r>
          <w:delText xml:space="preserve"> </w:delText>
        </w:r>
      </w:del>
      <w:hyperlink w:anchor="def-squared-error-risk">
        <w:del w:id="1650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is</w:delText>
        </w:r>
      </w:del>
      <w:del w:id="1653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654" w:author="PR Preview" w:date="2026-01-01T00:00:00Z">
        <w:r>
          <w:delText xml:space="preserve">.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The risk of the conditional mean is</w:delText>
        </w:r>
      </w:del>
      <w:del w:id="1657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658" w:author="PR Preview" w:date="2026-01-01T00:00:00Z">
        <w:r>
          <w:delText xml:space="preserve">.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So</w:delText>
        </w:r>
      </w:del>
      <w:del w:id="166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has the larger risk.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The inequality is strict because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67" w:author="PR Preview" w:date="2026-01-01T00:00:00Z">
        <w:r>
          <w:delText xml:space="preserve">.</w:delText>
        </w:r>
      </w:del>
    </w:p>
    <w:p>
      <w:pPr>
        <w:pStyle w:val="BodyText"/>
      </w:pPr>
      <w:ins w:id="1668" w:author="PR Preview" w:date="2026-01-01T00:00:00Z">
        <w:r>
          <w:rPr>
            <w:b/>
            <w:bCs/>
          </w:rPr>
          <w:t xml:space="preserve">Example 35 (The best predictor in the best-predictor exercise)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In</w:t>
        </w:r>
      </w:ins>
      <w:ins w:id="1671" w:author="PR Preview" w:date="2026-01-01T00:00:00Z">
        <w:r>
          <w:t xml:space="preserve"> </w:t>
        </w:r>
      </w:ins>
      <w:hyperlink w:anchor="exr-best-predictor">
        <w:ins w:id="167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73" w:author="PR Preview" w:date="2026-01-01T00:00:00Z">
        <w:r>
          <w:t xml:space="preserve">,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consider the constant</w:t>
        </w:r>
      </w:ins>
      <w:ins w:id="1676" w:author="PR Preview" w:date="2026-01-01T00:00:00Z">
        <w:r>
          <w:t xml:space="preserve"> </w:t>
        </w:r>
      </w:ins>
      <w:hyperlink w:anchor="def-prediction">
        <w:ins w:id="167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6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679" w:author="PR Preview" w:date="2026-01-01T00:00:00Z">
        <w:r>
          <w:t xml:space="preserve">.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Its</w:t>
        </w:r>
      </w:ins>
      <w:ins w:id="1682" w:author="PR Preview" w:date="2026-01-01T00:00:00Z">
        <w:r>
          <w:t xml:space="preserve"> </w:t>
        </w:r>
      </w:ins>
      <w:hyperlink w:anchor="def-squared-error-risk">
        <w:ins w:id="1683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is</w:t>
        </w:r>
      </w:ins>
      <w:ins w:id="1686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687" w:author="PR Preview" w:date="2026-01-01T00:00:00Z">
        <w:r>
          <w:t xml:space="preserve">.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The risk of the conditional mean is</w:t>
        </w:r>
      </w:ins>
      <w:ins w:id="169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691" w:author="PR Preview" w:date="2026-01-01T00:00:00Z">
        <w:r>
          <w:t xml:space="preserve">.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So</w:t>
        </w:r>
      </w:ins>
      <w:ins w:id="169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has the larger risk.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The inequality is strict because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00" w:author="PR Preview" w:date="2026-01-01T00:00:00Z">
        <w:r>
          <w:t xml:space="preserve">.</w:t>
        </w:r>
      </w:ins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del w:id="1701" w:author="PR Preview" w:date="2026-01-01T00:00:00Z">
        <w:r>
          <w:rPr>
            <w:b/>
            <w:bCs/>
          </w:rPr>
          <w:delText xml:space="preserve">Example 35 (Irreducible risk in the best-predictor exercise)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In</w:delText>
        </w:r>
      </w:del>
      <w:del w:id="1704" w:author="PR Preview" w:date="2026-01-01T00:00:00Z">
        <w:r>
          <w:delText xml:space="preserve"> </w:delText>
        </w:r>
      </w:del>
      <w:hyperlink w:anchor="exr-best-predictor">
        <w:del w:id="17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706" w:author="PR Preview" w:date="2026-01-01T00:00:00Z">
        <w:r>
          <w:delText xml:space="preserve">,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and</w:delText>
        </w:r>
      </w:del>
      <w:del w:id="171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11" w:author="PR Preview" w:date="2026-01-01T00:00:00Z">
        <w:r>
          <w:delText xml:space="preserve">,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so the irreducible risk is</w:delText>
        </w:r>
      </w:del>
      <w:del w:id="171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715" w:author="PR Preview" w:date="2026-01-01T00:00:00Z">
        <w:r>
          <w:delText xml:space="preserve">.</w:delText>
        </w:r>
      </w:del>
    </w:p>
    <w:p>
      <w:pPr>
        <w:pStyle w:val="BodyText"/>
      </w:pPr>
      <w:ins w:id="1716" w:author="PR Preview" w:date="2026-01-01T00:00:00Z">
        <w:r>
          <w:rPr>
            <w:b/>
            <w:bCs/>
          </w:rPr>
          <w:t xml:space="preserve">Example 36 (Irreducible risk in the best-predictor exercise)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In</w:t>
        </w:r>
      </w:ins>
      <w:ins w:id="1719" w:author="PR Preview" w:date="2026-01-01T00:00:00Z">
        <w:r>
          <w:t xml:space="preserve"> </w:t>
        </w:r>
      </w:ins>
      <w:hyperlink w:anchor="exr-best-predictor">
        <w:ins w:id="172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21" w:author="PR Preview" w:date="2026-01-01T00:00:00Z">
        <w:r>
          <w:t xml:space="preserve">,</w:t>
        </w:r>
      </w:ins>
      <w:ins w:id="172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and</w:t>
        </w:r>
      </w:ins>
      <w:ins w:id="172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26" w:author="PR Preview" w:date="2026-01-01T00:00:00Z">
        <w:r>
          <w:t xml:space="preserve">,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so the irreducible risk is</w:t>
        </w:r>
      </w:ins>
      <w:ins w:id="172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30" w:author="PR Preview" w:date="2026-01-01T00:00:00Z">
        <w:r>
          <w:t xml:space="preserve">.</w:t>
        </w:r>
      </w:ins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del w:id="1731" w:author="PR Preview" w:date="2026-01-01T00:00:00Z">
        <w:r>
          <w:rPr>
            <w:b/>
            <w:bCs/>
          </w:rPr>
          <w:delText xml:space="preserve">Example 36 (Reducible risk in the best-predictor exercise)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In</w:delText>
        </w:r>
      </w:del>
      <w:del w:id="1734" w:author="PR Preview" w:date="2026-01-01T00:00:00Z">
        <w:r>
          <w:delText xml:space="preserve"> </w:delText>
        </w:r>
      </w:del>
      <w:hyperlink w:anchor="exr-best-predictor">
        <w:del w:id="173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736" w:author="PR Preview" w:date="2026-01-01T00:00:00Z">
        <w:r>
          <w:delText xml:space="preserve">,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the constant prediction</w:delText>
        </w:r>
      </w:del>
      <w:del w:id="17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has reducible risk</w:delText>
        </w:r>
      </w:del>
      <w:del w:id="1742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1743" w:author="PR Preview" w:date="2026-01-01T00:00:00Z">
        <w:r>
          <w:delText xml:space="preserve">,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and the prediction</w:delText>
        </w:r>
      </w:del>
      <w:del w:id="174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has reducible risk</w:delText>
        </w:r>
      </w:del>
      <w:del w:id="174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750" w:author="PR Preview" w:date="2026-01-01T00:00:00Z">
        <w:r>
          <w:delText xml:space="preserve">.</w:delText>
        </w:r>
      </w:del>
    </w:p>
    <w:p>
      <w:pPr>
        <w:pStyle w:val="BodyText"/>
      </w:pPr>
      <w:ins w:id="1751" w:author="PR Preview" w:date="2026-01-01T00:00:00Z">
        <w:r>
          <w:rPr>
            <w:b/>
            <w:bCs/>
          </w:rPr>
          <w:t xml:space="preserve">Example 37 (Reducible risk in the best-predictor exercise)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In</w:t>
        </w:r>
      </w:ins>
      <w:ins w:id="1754" w:author="PR Preview" w:date="2026-01-01T00:00:00Z">
        <w:r>
          <w:t xml:space="preserve"> </w:t>
        </w:r>
      </w:ins>
      <w:hyperlink w:anchor="exr-best-predictor">
        <w:ins w:id="175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56" w:author="PR Preview" w:date="2026-01-01T00:00:00Z">
        <w:r>
          <w:t xml:space="preserve">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the constant prediction</w:t>
        </w:r>
      </w:ins>
      <w:ins w:id="175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has reducible risk</w:t>
        </w:r>
      </w:ins>
      <w:ins w:id="176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1763" w:author="PR Preview" w:date="2026-01-01T00:00:00Z">
        <w:r>
          <w:t xml:space="preserve">,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and the prediction</w:t>
        </w:r>
      </w:ins>
      <w:ins w:id="17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has reducible risk</w:t>
        </w:r>
      </w:ins>
      <w:ins w:id="176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770" w:author="PR Preview" w:date="2026-01-01T00:00:00Z">
        <w:r>
          <w:t xml:space="preserve">.</w:t>
        </w:r>
      </w:ins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del w:id="1771" w:author="PR Preview" w:date="2026-01-01T00:00:00Z">
        <w:r>
          <w:rPr>
            <w:b/>
            <w:bCs/>
          </w:rPr>
          <w:delText xml:space="preserve">Example 37 (The minimizer in the best-predictor exercise)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In</w:delText>
        </w:r>
      </w:del>
      <w:del w:id="1774" w:author="PR Preview" w:date="2026-01-01T00:00:00Z">
        <w:r>
          <w:delText xml:space="preserve"> </w:delText>
        </w:r>
      </w:del>
      <w:hyperlink w:anchor="exr-best-predictor">
        <w:del w:id="177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776" w:author="PR Preview" w:date="2026-01-01T00:00:00Z">
        <w:r>
          <w:delText xml:space="preserve">, the</w:delText>
        </w:r>
      </w:del>
      <w:del w:id="1777" w:author="PR Preview" w:date="2026-01-01T00:00:00Z">
        <w:r>
          <w:delText xml:space="preserve"> </w:delText>
        </w:r>
      </w:del>
      <w:hyperlink w:anchor="def-cond-expectation-function">
        <w:del w:id="1778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77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has</w:delText>
        </w:r>
      </w:del>
      <w:del w:id="1782" w:author="PR Preview" w:date="2026-01-01T00:00:00Z">
        <w:r>
          <w:delText xml:space="preserve"> </w:delText>
        </w:r>
      </w:del>
      <w:hyperlink w:anchor="def-risk">
        <w:del w:id="1783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784" w:author="PR Preview" w:date="2026-01-01T00:00:00Z">
        <w:r>
          <w:delText xml:space="preserve"> </w:delText>
        </w:r>
      </w:del>
      <m:oMath>
        <m:r>
          <m:t>1</m:t>
        </m:r>
      </m:oMath>
      <w:del w:id="1785" w:author="PR Preview" w:date="2026-01-01T00:00:00Z">
        <w:r>
          <w:delText xml:space="preserve">.</w:delText>
        </w:r>
      </w:del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The constant prediction</w:delText>
        </w:r>
      </w:del>
      <w:del w:id="178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has risk</w:delText>
        </w:r>
      </w:del>
      <w:del w:id="1791" w:author="PR Preview" w:date="2026-01-01T00:00:00Z">
        <w:r>
          <w:delText xml:space="preserve"> </w:delText>
        </w:r>
      </w:del>
      <m:oMath>
        <m:r>
          <m:t>5</m:t>
        </m:r>
      </m:oMath>
      <w:del w:id="1792" w:author="PR Preview" w:date="2026-01-01T00:00:00Z">
        <w:r>
          <w:delText xml:space="preserve"> </w:delText>
        </w:r>
      </w:del>
      <w:del w:id="1793" w:author="PR Preview" w:date="2026-01-01T00:00:00Z">
        <w:r>
          <w:delText xml:space="preserve">and</w:delText>
        </w:r>
      </w:del>
      <w:del w:id="179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has risk</w:delText>
        </w:r>
      </w:del>
      <w:del w:id="1797" w:author="PR Preview" w:date="2026-01-01T00:00:00Z">
        <w:r>
          <w:delText xml:space="preserve"> </w:delText>
        </w:r>
      </w:del>
      <m:oMath>
        <m:r>
          <m:t>2</m:t>
        </m:r>
      </m:oMath>
      <w:del w:id="1798" w:author="PR Preview" w:date="2026-01-01T00:00:00Z">
        <w:r>
          <w:delText xml:space="preserve">, both larger than</w:delText>
        </w:r>
      </w:del>
      <w:del w:id="1799" w:author="PR Preview" w:date="2026-01-01T00:00:00Z">
        <w:r>
          <w:delText xml:space="preserve"> </w:delText>
        </w:r>
      </w:del>
      <m:oMath>
        <m:r>
          <m:t>1</m:t>
        </m:r>
      </m:oMath>
      <w:del w:id="1800" w:author="PR Preview" w:date="2026-01-01T00:00:00Z">
        <w:r>
          <w:delText xml:space="preserve">.</w:delText>
        </w:r>
      </w:del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So</w:delText>
        </w:r>
      </w:del>
      <w:del w:id="180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is the</w:delText>
        </w:r>
      </w:del>
      <w:del w:id="1806" w:author="PR Preview" w:date="2026-01-01T00:00:00Z">
        <w:r>
          <w:delText xml:space="preserve"> </w:delText>
        </w:r>
      </w:del>
      <w:hyperlink r:id="rId148">
        <w:del w:id="1807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among the three.</w:delText>
        </w:r>
      </w:del>
    </w:p>
    <w:p>
      <w:pPr>
        <w:pStyle w:val="BodyText"/>
      </w:pPr>
      <w:ins w:id="1810" w:author="PR Preview" w:date="2026-01-01T00:00:00Z">
        <w:r>
          <w:rPr>
            <w:b/>
            <w:bCs/>
          </w:rPr>
          <w:t xml:space="preserve">Example 38 (The minimizer in the best-predictor exercise)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In</w:t>
        </w:r>
      </w:ins>
      <w:ins w:id="1813" w:author="PR Preview" w:date="2026-01-01T00:00:00Z">
        <w:r>
          <w:t xml:space="preserve"> </w:t>
        </w:r>
      </w:ins>
      <w:hyperlink w:anchor="exr-best-predictor">
        <w:ins w:id="181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815" w:author="PR Preview" w:date="2026-01-01T00:00:00Z">
        <w:r>
          <w:t xml:space="preserve">, the</w:t>
        </w:r>
      </w:ins>
      <w:ins w:id="1816" w:author="PR Preview" w:date="2026-01-01T00:00:00Z">
        <w:r>
          <w:t xml:space="preserve"> </w:t>
        </w:r>
      </w:ins>
      <w:hyperlink w:anchor="def-cond-expectation-function">
        <w:ins w:id="1817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81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has</w:t>
        </w:r>
      </w:ins>
      <w:ins w:id="1821" w:author="PR Preview" w:date="2026-01-01T00:00:00Z">
        <w:r>
          <w:t xml:space="preserve"> </w:t>
        </w:r>
      </w:ins>
      <w:hyperlink w:anchor="def-risk">
        <w:ins w:id="1822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823" w:author="PR Preview" w:date="2026-01-01T00:00:00Z">
        <w:r>
          <w:t xml:space="preserve"> </w:t>
        </w:r>
      </w:ins>
      <m:oMath>
        <m:r>
          <m:t>1</m:t>
        </m:r>
      </m:oMath>
      <w:ins w:id="1824" w:author="PR Preview" w:date="2026-01-01T00:00:00Z">
        <w:r>
          <w:t xml:space="preserve">.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The constant prediction</w:t>
        </w:r>
      </w:ins>
      <w:ins w:id="182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has risk</w:t>
        </w:r>
      </w:ins>
      <w:ins w:id="1830" w:author="PR Preview" w:date="2026-01-01T00:00:00Z">
        <w:r>
          <w:t xml:space="preserve"> </w:t>
        </w:r>
      </w:ins>
      <m:oMath>
        <m:r>
          <m:t>5</m:t>
        </m:r>
      </m:oMath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and</w:t>
        </w:r>
      </w:ins>
      <w:ins w:id="183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has risk</w:t>
        </w:r>
      </w:ins>
      <w:ins w:id="1836" w:author="PR Preview" w:date="2026-01-01T00:00:00Z">
        <w:r>
          <w:t xml:space="preserve"> </w:t>
        </w:r>
      </w:ins>
      <m:oMath>
        <m:r>
          <m:t>2</m:t>
        </m:r>
      </m:oMath>
      <w:ins w:id="1837" w:author="PR Preview" w:date="2026-01-01T00:00:00Z">
        <w:r>
          <w:t xml:space="preserve">, both larger than</w:t>
        </w:r>
      </w:ins>
      <w:ins w:id="1838" w:author="PR Preview" w:date="2026-01-01T00:00:00Z">
        <w:r>
          <w:t xml:space="preserve"> </w:t>
        </w:r>
      </w:ins>
      <m:oMath>
        <m:r>
          <m:t>1</m:t>
        </m:r>
      </m:oMath>
      <w:ins w:id="1839" w:author="PR Preview" w:date="2026-01-01T00:00:00Z">
        <w:r>
          <w:t xml:space="preserve">.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So</w:t>
        </w:r>
      </w:ins>
      <w:ins w:id="184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is the</w:t>
        </w:r>
      </w:ins>
      <w:ins w:id="1845" w:author="PR Preview" w:date="2026-01-01T00:00:00Z">
        <w:r>
          <w:t xml:space="preserve"> </w:t>
        </w:r>
      </w:ins>
      <w:hyperlink r:id="rId148">
        <w:ins w:id="1846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among the three.</w:t>
        </w:r>
      </w:ins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del w:id="1849" w:author="PR Preview" w:date="2026-01-01T00:00:00Z">
        <w:r>
          <w:rPr>
            <w:b/>
            <w:bCs/>
          </w:rPr>
          <w:delText xml:space="preserve">Example 38 (Uniqueness in the best-predictor exercise)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In</w:delText>
        </w:r>
      </w:del>
      <w:del w:id="1852" w:author="PR Preview" w:date="2026-01-01T00:00:00Z">
        <w:r>
          <w:delText xml:space="preserve"> </w:delText>
        </w:r>
      </w:del>
      <w:hyperlink w:anchor="exr-best-predictor">
        <w:del w:id="1853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854" w:author="PR Preview" w:date="2026-01-01T00:00:00Z">
        <w:r>
          <w:delText xml:space="preserve">,</w:delText>
        </w:r>
      </w:del>
      <w:del w:id="18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differs from</w:delText>
        </w:r>
      </w:del>
      <w:del w:id="185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when</w:delText>
        </w:r>
      </w:del>
      <w:del w:id="18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862" w:author="PR Preview" w:date="2026-01-01T00:00:00Z">
        <w:r>
          <w:delText xml:space="preserve">, which has probability</w:delText>
        </w:r>
      </w:del>
      <w:del w:id="1863" w:author="PR Preview" w:date="2026-01-01T00:00:00Z">
        <w:r>
          <w:delText xml:space="preserve"> </w:delText>
        </w:r>
      </w:del>
      <m:oMath>
        <m:r>
          <m:t>0.5</m:t>
        </m:r>
      </m:oMath>
      <w:del w:id="1864" w:author="PR Preview" w:date="2026-01-01T00:00:00Z">
        <w:r>
          <w:delText xml:space="preserve">.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So</w:delText>
        </w:r>
      </w:del>
      <w:del w:id="186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 not a</w:delText>
        </w:r>
      </w:del>
      <w:del w:id="1870" w:author="PR Preview" w:date="2026-01-01T00:00:00Z">
        <w:r>
          <w:delText xml:space="preserve"> </w:delText>
        </w:r>
      </w:del>
      <w:hyperlink r:id="rId148">
        <w:del w:id="1871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872" w:author="PR Preview" w:date="2026-01-01T00:00:00Z">
        <w:r>
          <w:delText xml:space="preserve">, which matches its</w:delText>
        </w:r>
      </w:del>
      <w:del w:id="1873" w:author="PR Preview" w:date="2026-01-01T00:00:00Z">
        <w:r>
          <w:delText xml:space="preserve"> </w:delText>
        </w:r>
      </w:del>
      <w:hyperlink w:anchor="def-risk">
        <w:del w:id="187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875" w:author="PR Preview" w:date="2026-01-01T00:00:00Z">
        <w:r>
          <w:delText xml:space="preserve"> </w:delText>
        </w:r>
      </w:del>
      <m:oMath>
        <m:r>
          <m:t>2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being larger than</w:delText>
        </w:r>
      </w:del>
      <w:del w:id="1878" w:author="PR Preview" w:date="2026-01-01T00:00:00Z">
        <w:r>
          <w:delText xml:space="preserve"> </w:delText>
        </w:r>
      </w:del>
      <m:oMath>
        <m:r>
          <m:t>1</m:t>
        </m:r>
      </m:oMath>
      <w:del w:id="1879" w:author="PR Preview" w:date="2026-01-01T00:00:00Z">
        <w:r>
          <w:delText xml:space="preserve">.</w:delText>
        </w:r>
      </w:del>
    </w:p>
    <w:p>
      <w:pPr>
        <w:pStyle w:val="BodyText"/>
      </w:pPr>
      <w:ins w:id="1880" w:author="PR Preview" w:date="2026-01-01T00:00:00Z">
        <w:r>
          <w:rPr>
            <w:b/>
            <w:bCs/>
          </w:rPr>
          <w:t xml:space="preserve">Example 39 (Uniqueness in the best-predictor exercise)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In</w:t>
        </w:r>
      </w:ins>
      <w:ins w:id="1883" w:author="PR Preview" w:date="2026-01-01T00:00:00Z">
        <w:r>
          <w:t xml:space="preserve"> </w:t>
        </w:r>
      </w:ins>
      <w:hyperlink w:anchor="exr-best-predictor">
        <w:ins w:id="188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885" w:author="PR Preview" w:date="2026-01-01T00:00:00Z">
        <w:r>
          <w:t xml:space="preserve">,</w:t>
        </w:r>
      </w:ins>
      <w:ins w:id="188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differs from</w:t>
        </w:r>
      </w:ins>
      <w:ins w:id="188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when</w:t>
        </w:r>
      </w:ins>
      <w:ins w:id="18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893" w:author="PR Preview" w:date="2026-01-01T00:00:00Z">
        <w:r>
          <w:t xml:space="preserve">, which has probability</w:t>
        </w:r>
      </w:ins>
      <w:ins w:id="1894" w:author="PR Preview" w:date="2026-01-01T00:00:00Z">
        <w:r>
          <w:t xml:space="preserve"> </w:t>
        </w:r>
      </w:ins>
      <m:oMath>
        <m:r>
          <m:t>0.5</m:t>
        </m:r>
      </m:oMath>
      <w:ins w:id="1895" w:author="PR Preview" w:date="2026-01-01T00:00:00Z">
        <w:r>
          <w:t xml:space="preserve">.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So</w:t>
        </w:r>
      </w:ins>
      <w:ins w:id="189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is not a</w:t>
        </w:r>
      </w:ins>
      <w:ins w:id="1901" w:author="PR Preview" w:date="2026-01-01T00:00:00Z">
        <w:r>
          <w:t xml:space="preserve"> </w:t>
        </w:r>
      </w:ins>
      <w:hyperlink r:id="rId148">
        <w:ins w:id="1902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903" w:author="PR Preview" w:date="2026-01-01T00:00:00Z">
        <w:r>
          <w:t xml:space="preserve">, which matches its</w:t>
        </w:r>
      </w:ins>
      <w:ins w:id="1904" w:author="PR Preview" w:date="2026-01-01T00:00:00Z">
        <w:r>
          <w:t xml:space="preserve"> </w:t>
        </w:r>
      </w:ins>
      <w:hyperlink w:anchor="def-risk">
        <w:ins w:id="190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906" w:author="PR Preview" w:date="2026-01-01T00:00:00Z">
        <w:r>
          <w:t xml:space="preserve"> </w:t>
        </w:r>
      </w:ins>
      <m:oMath>
        <m:r>
          <m:t>2</m:t>
        </m:r>
      </m:oMath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being larger than</w:t>
        </w:r>
      </w:ins>
      <w:ins w:id="1909" w:author="PR Preview" w:date="2026-01-01T00:00:00Z">
        <w:r>
          <w:t xml:space="preserve"> </w:t>
        </w:r>
      </w:ins>
      <m:oMath>
        <m:r>
          <m:t>1</m:t>
        </m:r>
      </m:oMath>
      <w:ins w:id="1910" w:author="PR Preview" w:date="2026-01-01T00:00:00Z">
        <w:r>
          <w:t xml:space="preserve">.</w:t>
        </w:r>
      </w:ins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del w:id="1911" w:author="PR Preview" w:date="2026-01-01T00:00:00Z">
        <w:r>
          <w:rPr>
            <w:b/>
            <w:bCs/>
          </w:rPr>
          <w:delText xml:space="preserve">Example 39 (Entropy of a coin flip)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Let</w:delText>
        </w:r>
      </w:del>
      <w:del w:id="1914" w:author="PR Preview" w:date="2026-01-01T00:00:00Z">
        <w:r>
          <w:delText xml:space="preserve"> </w:delText>
        </w:r>
      </w:del>
      <m:oMath>
        <m:r>
          <m:t>X</m:t>
        </m:r>
      </m:oMath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be the result of one flip of a coin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with</w:delText>
        </w:r>
      </w:del>
      <w:del w:id="191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and</w:delText>
        </w:r>
      </w:del>
      <w:del w:id="192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(</w:delText>
        </w:r>
      </w:del>
      <w:hyperlink r:id="rId14">
        <w:del w:id="1925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1926" w:author="PR Preview" w:date="2026-01-01T00:00:00Z">
        <w:r>
          <w:delText xml:space="preserve">).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1929" w:author="PR Preview" w:date="2026-01-01T00:00:00Z">
        <w:r>
          <w:rPr>
            <w:b/>
            <w:bCs/>
          </w:rPr>
          <w:t xml:space="preserve">Example 40 (Entropy of a coin flip)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Let</w:t>
        </w:r>
      </w:ins>
      <w:ins w:id="1932" w:author="PR Preview" w:date="2026-01-01T00:00:00Z">
        <w:r>
          <w:t xml:space="preserve"> </w:t>
        </w:r>
      </w:ins>
      <m:oMath>
        <m:r>
          <m:t>X</m:t>
        </m:r>
      </m:oMath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be the result of one flip of a coin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with</w:t>
        </w:r>
      </w:ins>
      <w:ins w:id="193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and</w:t>
        </w:r>
      </w:ins>
      <w:ins w:id="194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(</w:t>
        </w:r>
      </w:ins>
      <w:hyperlink r:id="rId14">
        <w:ins w:id="1943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1944" w:author="PR Preview" w:date="2026-01-01T00:00:00Z">
        <w:r>
          <w:t xml:space="preserve">).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del w:id="1947" w:author="PR Preview" w:date="2026-01-01T00:00:00Z">
        <w:r>
          <w:rPr>
            <w:b/>
            <w:bCs/>
          </w:rPr>
          <w:delText xml:space="preserve">Example 40 (Cross-entropy and divergence for two coins)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Let</w:delText>
        </w:r>
      </w:del>
      <w:del w:id="19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be a fair coin</w:delText>
        </w:r>
      </w:del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and</w:delText>
        </w:r>
      </w:del>
      <w:del w:id="195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a coin biased toward the second outcome.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Using logarithms to base 2,</w:delText>
        </w:r>
      </w:del>
      <w:del w:id="19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and</w:delText>
        </w:r>
      </w:del>
      <w:del w:id="19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1964" w:author="PR Preview" w:date="2026-01-01T00:00:00Z">
        <w:r>
          <w:delText xml:space="preserve">, so</w:delText>
        </w:r>
      </w:del>
    </w:p>
    <w:p>
      <w:pPr>
        <w:pStyle w:val="BodyText"/>
      </w:pPr>
      <w:ins w:id="1965" w:author="PR Preview" w:date="2026-01-01T00:00:00Z">
        <w:r>
          <w:rPr>
            <w:b/>
            <w:bCs/>
          </w:rPr>
          <w:t xml:space="preserve">Example 41 (Cross-entropy and divergence for two coins)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Let</w:t>
        </w:r>
      </w:ins>
      <w:ins w:id="19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be a fair coin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and</w:t>
        </w:r>
      </w:ins>
      <w:ins w:id="197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a coin biased toward the second outcome.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Using logarithms to base 2,</w:t>
        </w:r>
      </w:ins>
      <w:ins w:id="197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and</w:t>
        </w:r>
      </w:ins>
      <w:ins w:id="198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1982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2026-10-22T08:30:55Z</dcterms:created>
  <dcterms:modified xsi:type="dcterms:W3CDTF">2026-10-22T08:30:55Z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