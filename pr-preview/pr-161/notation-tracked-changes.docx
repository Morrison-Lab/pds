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(Stochastic process)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stochastic process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collection of random variables indexed by a set,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most often a set of times or locations.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probability theory,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“stochastic process”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“random process”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are synonyms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(Adler and Taylor 2009; Stirzaker 2005; Kallenberg 2002)</w:delText>
        </w:r>
      </w:del>
      <w:del w:id="24" w:author="PR Preview" w:date="2026-01-01T00:00:00Z">
        <w:r>
          <w:delText xml:space="preserve">.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Definition 2 (Stochastic process (random process))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stochastic process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collection of random variables indexed by a set,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most often a set of times or locations.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In probability theory,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“stochastic process”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</w:t>
        </w:r>
      </w:ins>
      <w:ins w:id="42" w:author="PR Preview" w:date="2026-01-01T00:00:00Z">
        <w:r>
          <w:rPr>
            <w:b/>
            <w:bCs/>
          </w:rPr>
          <w:t xml:space="preserve">random process</w:t>
        </w:r>
      </w:ins>
      <w:ins w:id="43" w:author="PR Preview" w:date="2026-01-01T00:00:00Z">
        <w:r>
          <w:t xml:space="preserve">”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are synonyms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(Adler and Taylor 2009; Stirzaker 2005; Kallenberg 2002)</w:t>
        </w:r>
      </w:ins>
      <w:ins w:id="48" w:author="PR Preview" w:date="2026-01-01T00:00:00Z">
        <w:r>
          <w:t xml:space="preserve">.</w:t>
        </w:r>
      </w:ins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2026-10-15T07:35:40Z</dcterms:created>
  <dcterms:modified xsi:type="dcterms:W3CDTF">2026-10-15T07:35:40Z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