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(Random experiment)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random experiment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</w:delText>
        </w:r>
      </w:del>
      <w:del w:id="10" w:author="PR Preview" w:date="2026-01-01T00:00:00Z">
        <w:r>
          <w:delText xml:space="preserve"> </w:delText>
        </w:r>
      </w:del>
      <w:hyperlink w:anchor="def-procedure">
        <w:del w:id="11" w:author="PR Preview" w:date="2026-01-01T00:00:00Z">
          <w:r>
            <w:rPr>
              <w:rStyle w:val="Hyperlink"/>
            </w:rPr>
            <w:delText xml:space="preserve">procedure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that ends in exactly one</w:delText>
        </w:r>
      </w:del>
      <w:del w:id="14" w:author="PR Preview" w:date="2026-01-01T00:00:00Z">
        <w:r>
          <w:delText xml:space="preserve"> </w:delText>
        </w:r>
      </w:del>
      <w:hyperlink w:anchor="def-experiment-outcome">
        <w:del w:id="15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that we have not determined in advance.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4 (Random experiment)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random experiment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</w:t>
        </w:r>
      </w:ins>
      <w:ins w:id="25" w:author="PR Preview" w:date="2026-01-01T00:00:00Z">
        <w:r>
          <w:t xml:space="preserve"> </w:t>
        </w:r>
      </w:ins>
      <w:hyperlink w:anchor="def-procedure">
        <w:ins w:id="26" w:author="PR Preview" w:date="2026-01-01T00:00:00Z">
          <w:r>
            <w:rPr>
              <w:rStyle w:val="Hyperlink"/>
            </w:rPr>
            <w:t xml:space="preserve">procedure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that ends in exactly one</w:t>
        </w:r>
      </w:ins>
      <w:ins w:id="29" w:author="PR Preview" w:date="2026-01-01T00:00:00Z">
        <w:r>
          <w:t xml:space="preserve"> </w:t>
        </w:r>
      </w:ins>
      <w:hyperlink w:anchor="def-experiment-outcome">
        <w:ins w:id="30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that we have not determined in advance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(Wikipedia contributors 2026e)</w:t>
        </w:r>
      </w:ins>
      <w:ins w:id="35" w:author="PR Preview" w:date="2026-01-01T00:00:00Z">
        <w:r>
          <w:t xml:space="preserve">.</w:t>
        </w:r>
      </w:ins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del w:id="36" w:author="PR Preview" w:date="2026-01-01T00:00:00Z">
        <w:r>
          <w:rPr>
            <w:b/>
            <w:bCs/>
          </w:rPr>
          <w:delText xml:space="preserve">Definition 5 (Sample space)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b/>
            <w:bCs/>
          </w:rPr>
          <w:delText xml:space="preserve">sample space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of a</w:delText>
        </w:r>
      </w:del>
      <w:del w:id="43" w:author="PR Preview" w:date="2026-01-01T00:00:00Z">
        <w:r>
          <w:delText xml:space="preserve"> </w:delText>
        </w:r>
      </w:del>
      <w:hyperlink w:anchor="def-random-experiment">
        <w:del w:id="44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45" w:author="PR Preview" w:date="2026-01-01T00:00:00Z">
        <w:r>
          <w:delText xml:space="preserve">, denoted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the</w:delText>
        </w:r>
      </w:del>
      <w:del w:id="50" w:author="PR Preview" w:date="2026-01-01T00:00:00Z">
        <w:r>
          <w:delText xml:space="preserve"> </w:delText>
        </w:r>
      </w:del>
      <w:hyperlink r:id="rId21">
        <w:del w:id="51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of all of its possible outcomes.</w:delText>
        </w:r>
      </w:del>
    </w:p>
    <w:p>
      <w:pPr>
        <w:pStyle w:val="FirstParagraph"/>
      </w:pPr>
      <w:ins w:id="54" w:author="PR Preview" w:date="2026-01-01T00:00:00Z">
        <w:r>
          <w:rPr>
            <w:b/>
            <w:bCs/>
          </w:rPr>
          <w:t xml:space="preserve">Definition 5 (Sample space)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sample space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a</w:t>
        </w:r>
      </w:ins>
      <w:ins w:id="61" w:author="PR Preview" w:date="2026-01-01T00:00:00Z">
        <w:r>
          <w:t xml:space="preserve"> </w:t>
        </w:r>
      </w:ins>
      <w:hyperlink w:anchor="def-random-experiment">
        <w:ins w:id="62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63" w:author="PR Preview" w:date="2026-01-01T00:00:00Z">
        <w:r>
          <w:t xml:space="preserve">, denoted</w:t>
        </w:r>
      </w:ins>
      <w:ins w:id="6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</w:t>
        </w:r>
      </w:ins>
      <w:ins w:id="68" w:author="PR Preview" w:date="2026-01-01T00:00:00Z">
        <w:r>
          <w:t xml:space="preserve"> </w:t>
        </w:r>
      </w:ins>
      <w:hyperlink r:id="rId21">
        <w:ins w:id="69" w:author="PR Preview" w:date="2026-01-01T00:00:00Z">
          <w:r>
            <w:rPr>
              <w:rStyle w:val="Hyperlink"/>
            </w:rPr>
            <w:t xml:space="preserve">set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 all of its possible outcomes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(Wikipedia contributors 2026i)</w:t>
        </w:r>
      </w:ins>
      <w:ins w:id="74" w:author="PR Preview" w:date="2026-01-01T00:00:00Z">
        <w:r>
          <w:t xml:space="preserve">.</w:t>
        </w:r>
      </w:ins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del w:id="75" w:author="PR Preview" w:date="2026-01-01T00:00:00Z">
        <w:r>
          <w:rPr>
            <w:b/>
            <w:bCs/>
          </w:rPr>
          <w:delText xml:space="preserve">Definition 6 (Event)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event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a subset of the</w:delText>
        </w:r>
      </w:del>
      <w:del w:id="82" w:author="PR Preview" w:date="2026-01-01T00:00:00Z">
        <w:r>
          <w:delText xml:space="preserve"> </w:delText>
        </w:r>
      </w:del>
      <w:hyperlink w:anchor="def-sample-space">
        <w:del w:id="83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85" w:author="PR Preview" w:date="2026-01-01T00:00:00Z">
        <w:r>
          <w:delText xml:space="preserve">: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 set of outcomes.</w:delText>
        </w:r>
      </w:del>
    </w:p>
    <w:p>
      <w:pPr>
        <w:pStyle w:val="BodyText"/>
      </w:pPr>
      <w:ins w:id="88" w:author="PR Preview" w:date="2026-01-01T00:00:00Z">
        <w:r>
          <w:rPr>
            <w:b/>
            <w:bCs/>
          </w:rPr>
          <w:t xml:space="preserve">Definition 6 (Event)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event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a subset of the</w:t>
        </w:r>
      </w:ins>
      <w:ins w:id="95" w:author="PR Preview" w:date="2026-01-01T00:00:00Z">
        <w:r>
          <w:t xml:space="preserve"> </w:t>
        </w:r>
      </w:ins>
      <w:hyperlink w:anchor="def-sample-space">
        <w:ins w:id="96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9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(Wikipedia contributors 2026d)</w:t>
        </w:r>
      </w:ins>
      <w:ins w:id="100" w:author="PR Preview" w:date="2026-01-01T00:00:00Z">
        <w:r>
          <w:t xml:space="preserve">: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 set of outcomes.</w:t>
        </w:r>
      </w:ins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del w:id="103" w:author="PR Preview" w:date="2026-01-01T00:00:00Z">
        <w:r>
          <w:rPr>
            <w:b/>
            <w:bCs/>
          </w:rPr>
          <w:delText xml:space="preserve">Definition 11 (Probability measure)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rPr>
            <w:b/>
            <w:bCs/>
          </w:rPr>
          <w:delText xml:space="preserve">probability measure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on a</w:delText>
        </w:r>
      </w:del>
      <w:del w:id="110" w:author="PR Preview" w:date="2026-01-01T00:00:00Z">
        <w:r>
          <w:delText xml:space="preserve"> </w:delText>
        </w:r>
      </w:del>
      <w:hyperlink w:anchor="def-sample-space">
        <w:del w:id="111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1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often denoted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or</w:delText>
        </w:r>
      </w:del>
      <w:del w:id="11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is a</w:delText>
        </w:r>
      </w:del>
      <w:del w:id="123" w:author="PR Preview" w:date="2026-01-01T00:00:00Z">
        <w:r>
          <w:delText xml:space="preserve"> </w:delText>
        </w:r>
      </w:del>
      <w:hyperlink r:id="rId40">
        <w:del w:id="12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on the</w:delText>
        </w:r>
      </w:del>
      <w:del w:id="127" w:author="PR Preview" w:date="2026-01-01T00:00:00Z">
        <w:r>
          <w:delText xml:space="preserve"> </w:delText>
        </w:r>
      </w:del>
      <w:hyperlink w:anchor="def-event">
        <w:del w:id="128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of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that gives the whole sample space probability 1:</w:delText>
        </w:r>
      </w:del>
    </w:p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11 (Probability measure)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b/>
            <w:bCs/>
          </w:rPr>
          <w:t xml:space="preserve">probability measure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on a</w:t>
        </w:r>
      </w:ins>
      <w:ins w:id="141" w:author="PR Preview" w:date="2026-01-01T00:00:00Z">
        <w:r>
          <w:t xml:space="preserve"> </w:t>
        </w:r>
      </w:ins>
      <w:hyperlink w:anchor="def-sample-space">
        <w:ins w:id="142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4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often denoted</w:t>
        </w:r>
      </w:ins>
      <w:ins w:id="14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or</w:t>
        </w:r>
      </w:ins>
      <w:ins w:id="15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a</w:t>
        </w:r>
      </w:ins>
      <w:ins w:id="154" w:author="PR Preview" w:date="2026-01-01T00:00:00Z">
        <w:r>
          <w:t xml:space="preserve"> </w:t>
        </w:r>
      </w:ins>
      <w:hyperlink r:id="rId40">
        <w:ins w:id="155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on the</w:t>
        </w:r>
      </w:ins>
      <w:ins w:id="158" w:author="PR Preview" w:date="2026-01-01T00:00:00Z">
        <w:r>
          <w:t xml:space="preserve"> </w:t>
        </w:r>
      </w:ins>
      <w:hyperlink w:anchor="def-event">
        <w:ins w:id="159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that gives the whole sample space probability 1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(Wikipedia contributors 2026h)</w:t>
        </w:r>
      </w:ins>
      <w:ins w:id="1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del w:id="168" w:author="PR Preview" w:date="2026-01-01T00:00:00Z">
        <w:r>
          <w:rPr>
            <w:i/>
            <w:iCs/>
          </w:rPr>
          <w:delText xml:space="preserve">Remark</w:delText>
        </w:r>
      </w:del>
      <w:del w:id="169" w:author="PR Preview" w:date="2026-01-01T00:00:00Z">
        <w:r>
          <w:delText xml:space="preserve">. </w:delText>
        </w:r>
      </w:del>
      <w:del w:id="170" w:author="PR Preview" w:date="2026-01-01T00:00:00Z">
        <w:r>
          <w:delText xml:space="preserve">Many sources define a probability measure by these three axioms instead;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theorem shows that the two definitions agree.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 axioms are named for Kolmogorov,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who introduced them in 1933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(see</w:delText>
        </w:r>
      </w:del>
      <w:del w:id="179" w:author="PR Preview" w:date="2026-01-01T00:00:00Z">
        <w:r>
          <w:delText xml:space="preserve"> </w:delText>
        </w:r>
      </w:del>
      <w:hyperlink r:id="rId109">
        <w:del w:id="180" w:author="PR Preview" w:date="2026-01-01T00:00:00Z">
          <w:r>
            <w:rPr>
              <w:rStyle w:val="Hyperlink"/>
            </w:rPr>
            <w:delText xml:space="preserve">Wikipedia: Probability axioms</w:delText>
          </w:r>
        </w:del>
      </w:hyperlink>
      <w:del w:id="181" w:author="PR Preview" w:date="2026-01-01T00:00:00Z">
        <w:r>
          <w:delText xml:space="preserve">).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The axiom form does not list</w:delText>
        </w:r>
      </w:del>
      <w:del w:id="18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5" w:author="PR Preview" w:date="2026-01-01T00:00:00Z">
        <w:r>
          <w:delText xml:space="preserve">;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 proof above derives it.</w:delText>
        </w:r>
      </w:del>
    </w:p>
    <w:p>
      <w:pPr>
        <w:pStyle w:val="BodyText"/>
      </w:pPr>
      <w:ins w:id="188" w:author="PR Preview" w:date="2026-01-01T00:00:00Z">
        <w:r>
          <w:rPr>
            <w:i/>
            <w:iCs/>
          </w:rPr>
          <w:t xml:space="preserve">Remark</w:t>
        </w:r>
      </w:ins>
      <w:ins w:id="189" w:author="PR Preview" w:date="2026-01-01T00:00:00Z">
        <w:r>
          <w:t xml:space="preserve">. </w:t>
        </w:r>
      </w:ins>
      <w:ins w:id="190" w:author="PR Preview" w:date="2026-01-01T00:00:00Z">
        <w:r>
          <w:t xml:space="preserve">Many sources define a probability measure by these three axioms instead;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theorem shows that the two definitions agree.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The axioms are named for Kolmogorov,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who introduced them in 1933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(Wikipedia contributors 2026g)</w:t>
        </w:r>
      </w:ins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 axiom form does not list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3" w:author="PR Preview" w:date="2026-01-01T00:00:00Z">
        <w:r>
          <w:t xml:space="preserve">;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 proof above derives it.</w:t>
        </w:r>
      </w:ins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del w:id="206" w:author="PR Preview" w:date="2026-01-01T00:00:00Z">
        <w:r>
          <w:rPr>
            <w:b/>
            <w:bCs/>
          </w:rPr>
          <w:delText xml:space="preserve">Definition 13 (Conditional probability)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For two events</w:delText>
        </w:r>
      </w:del>
      <w:del w:id="209" w:author="PR Preview" w:date="2026-01-01T00:00:00Z">
        <w:r>
          <w:delText xml:space="preserve"> </w:delText>
        </w:r>
      </w:del>
      <m:oMath>
        <m:r>
          <m:t>A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</w:delText>
        </w:r>
      </w:del>
      <w:del w:id="212" w:author="PR Preview" w:date="2026-01-01T00:00:00Z">
        <w:r>
          <w:delText xml:space="preserve"> </w:delText>
        </w:r>
      </w:del>
      <m:oMath>
        <m:r>
          <m:t>B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with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conditional probability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</w:delText>
        </w:r>
      </w:del>
      <w:del w:id="223" w:author="PR Preview" w:date="2026-01-01T00:00:00Z">
        <w:r>
          <w:delText xml:space="preserve"> </w:delText>
        </w:r>
      </w:del>
      <m:oMath>
        <m:r>
          <m:t>A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given</w:delText>
        </w:r>
      </w:del>
      <w:del w:id="226" w:author="PR Preview" w:date="2026-01-01T00:00:00Z">
        <w:r>
          <w:delText xml:space="preserve"> </w:delText>
        </w:r>
      </w:del>
      <m:oMath>
        <m:r>
          <m:t>B</m:t>
        </m:r>
      </m:oMath>
      <w:del w:id="227" w:author="PR Preview" w:date="2026-01-01T00:00:00Z">
        <w:r>
          <w:delText xml:space="preserve">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denoted</w:delText>
        </w:r>
      </w:del>
      <w:del w:id="23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231" w:author="PR Preview" w:date="2026-01-01T00:00:00Z">
        <w:r>
          <w:delText xml:space="preserve">, is:</w:delText>
        </w:r>
      </w:del>
    </w:p>
    <w:p>
      <w:pPr>
        <w:pStyle w:val="FirstParagraph"/>
      </w:pPr>
      <w:ins w:id="232" w:author="PR Preview" w:date="2026-01-01T00:00:00Z">
        <w:r>
          <w:rPr>
            <w:b/>
            <w:bCs/>
          </w:rPr>
          <w:t xml:space="preserve">Definition 13 (Conditional probability)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For two events</w:t>
        </w:r>
      </w:ins>
      <w:ins w:id="235" w:author="PR Preview" w:date="2026-01-01T00:00:00Z">
        <w:r>
          <w:t xml:space="preserve"> </w:t>
        </w:r>
      </w:ins>
      <m:oMath>
        <m:r>
          <m:t>A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</w:t>
        </w:r>
      </w:ins>
      <w:ins w:id="238" w:author="PR Preview" w:date="2026-01-01T00:00:00Z">
        <w:r>
          <w:t xml:space="preserve"> </w:t>
        </w:r>
      </w:ins>
      <m:oMath>
        <m:r>
          <m:t>B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with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the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rPr>
            <w:b/>
            <w:bCs/>
          </w:rPr>
          <w:t xml:space="preserve">conditional probability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of</w:t>
        </w:r>
      </w:ins>
      <w:ins w:id="249" w:author="PR Preview" w:date="2026-01-01T00:00:00Z">
        <w:r>
          <w:t xml:space="preserve"> </w:t>
        </w:r>
      </w:ins>
      <m:oMath>
        <m:r>
          <m:t>A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given</w:t>
        </w:r>
      </w:ins>
      <w:ins w:id="252" w:author="PR Preview" w:date="2026-01-01T00:00:00Z">
        <w:r>
          <w:t xml:space="preserve"> </w:t>
        </w:r>
      </w:ins>
      <m:oMath>
        <m:r>
          <m:t>B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(Wikipedia contributors 2026c)</w:t>
        </w:r>
      </w:ins>
      <w:ins w:id="255" w:author="PR Preview" w:date="2026-01-01T00:00:00Z">
        <w:r>
          <w:t xml:space="preserve">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denoted</w:t>
        </w:r>
      </w:ins>
      <w:ins w:id="25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259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del w:id="260" w:author="PR Preview" w:date="2026-01-01T00:00:00Z">
        <w:r>
          <w:rPr>
            <w:b/>
            <w:bCs/>
          </w:rPr>
          <w:delText xml:space="preserve">Theorem 6 (Law of total probability)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If</w:delText>
        </w:r>
      </w:del>
      <w:del w:id="26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a</w:delText>
        </w:r>
      </w:del>
      <w:del w:id="266" w:author="PR Preview" w:date="2026-01-01T00:00:00Z">
        <w:r>
          <w:delText xml:space="preserve"> </w:delText>
        </w:r>
      </w:del>
      <w:hyperlink w:anchor="def-partition">
        <w:del w:id="267" w:author="PR Preview" w:date="2026-01-01T00:00:00Z">
          <w:r>
            <w:rPr>
              <w:rStyle w:val="Hyperlink"/>
            </w:rPr>
            <w:delText xml:space="preserve">partition</w:delText>
          </w:r>
        </w:del>
      </w:hyperlink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of the sample space,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with</w:delText>
        </w:r>
      </w:del>
      <w:del w:id="27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for every</w:delText>
        </w:r>
      </w:del>
      <w:del w:id="275" w:author="PR Preview" w:date="2026-01-01T00:00:00Z">
        <w:r>
          <w:delText xml:space="preserve"> </w:delText>
        </w:r>
      </w:del>
      <m:oMath>
        <m:r>
          <m:t>i</m:t>
        </m:r>
      </m:oMath>
      <w:del w:id="276" w:author="PR Preview" w:date="2026-01-01T00:00:00Z">
        <w:r>
          <w:delText xml:space="preserve">,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then for any event</w:delText>
        </w:r>
      </w:del>
      <w:del w:id="279" w:author="PR Preview" w:date="2026-01-01T00:00:00Z">
        <w:r>
          <w:delText xml:space="preserve"> </w:delText>
        </w:r>
      </w:del>
      <m:oMath>
        <m:r>
          <m:t>A</m:t>
        </m:r>
      </m:oMath>
      <w:del w:id="280" w:author="PR Preview" w:date="2026-01-01T00:00:00Z">
        <w:r>
          <w:delText xml:space="preserve">:</w:delText>
        </w:r>
      </w:del>
    </w:p>
    <w:p>
      <w:pPr>
        <w:pStyle w:val="FirstParagraph"/>
      </w:pPr>
      <w:ins w:id="281" w:author="PR Preview" w:date="2026-01-01T00:00:00Z">
        <w:r>
          <w:rPr>
            <w:b/>
            <w:bCs/>
          </w:rPr>
          <w:t xml:space="preserve">Theorem 6 (Law of total probability)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If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is a</w:t>
        </w:r>
      </w:ins>
      <w:ins w:id="287" w:author="PR Preview" w:date="2026-01-01T00:00:00Z">
        <w:r>
          <w:t xml:space="preserve"> </w:t>
        </w:r>
      </w:ins>
      <w:hyperlink w:anchor="def-partition">
        <w:ins w:id="288" w:author="PR Preview" w:date="2026-01-01T00:00:00Z">
          <w:r>
            <w:rPr>
              <w:rStyle w:val="Hyperlink"/>
            </w:rPr>
            <w:t xml:space="preserve">partition</w:t>
          </w:r>
        </w:ins>
      </w:hyperlink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of the sample space,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with</w:t>
        </w:r>
      </w:ins>
      <w:ins w:id="293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for every</w:t>
        </w:r>
      </w:ins>
      <w:ins w:id="296" w:author="PR Preview" w:date="2026-01-01T00:00:00Z">
        <w:r>
          <w:t xml:space="preserve"> </w:t>
        </w:r>
      </w:ins>
      <m:oMath>
        <m:r>
          <m:t>i</m:t>
        </m:r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then for any event</w:t>
        </w:r>
      </w:ins>
      <w:ins w:id="300" w:author="PR Preview" w:date="2026-01-01T00:00:00Z">
        <w:r>
          <w:t xml:space="preserve"> </w:t>
        </w:r>
      </w:ins>
      <m:oMath>
        <m:r>
          <m:t>A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(Wikipedia contributors 2026f)</w:t>
        </w:r>
      </w:ins>
      <w:ins w:id="3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del w:id="304" w:author="PR Preview" w:date="2026-01-01T00:00:00Z">
        <w:r>
          <w:rPr>
            <w:b/>
            <w:bCs/>
          </w:rPr>
          <w:delText xml:space="preserve">Theorem 7 (Bayes’ theorem)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For any two events</w:delText>
        </w:r>
      </w:del>
      <w:del w:id="307" w:author="PR Preview" w:date="2026-01-01T00:00:00Z">
        <w:r>
          <w:delText xml:space="preserve"> </w:delText>
        </w:r>
      </w:del>
      <m:oMath>
        <m:r>
          <m:t>A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and</w:delText>
        </w:r>
      </w:del>
      <w:del w:id="310" w:author="PR Preview" w:date="2026-01-01T00:00:00Z">
        <w:r>
          <w:delText xml:space="preserve"> </w:delText>
        </w:r>
      </w:del>
      <m:oMath>
        <m:r>
          <m:t>B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with</w:delText>
        </w:r>
      </w:del>
      <w:del w:id="31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and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17" w:author="PR Preview" w:date="2026-01-01T00:00:00Z">
        <w:r>
          <w:delText xml:space="preserve">:</w:delText>
        </w:r>
      </w:del>
    </w:p>
    <w:p>
      <w:pPr>
        <w:pStyle w:val="FirstParagraph"/>
      </w:pPr>
      <w:ins w:id="318" w:author="PR Preview" w:date="2026-01-01T00:00:00Z">
        <w:r>
          <w:rPr>
            <w:b/>
            <w:bCs/>
          </w:rPr>
          <w:t xml:space="preserve">Theorem 7 (Bayes’ theorem)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For any two events</w:t>
        </w:r>
      </w:ins>
      <w:ins w:id="321" w:author="PR Preview" w:date="2026-01-01T00:00:00Z">
        <w:r>
          <w:t xml:space="preserve"> </w:t>
        </w:r>
      </w:ins>
      <m:oMath>
        <m:r>
          <m:t>A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</w:t>
        </w:r>
      </w:ins>
      <w:ins w:id="324" w:author="PR Preview" w:date="2026-01-01T00:00:00Z">
        <w:r>
          <w:t xml:space="preserve"> </w:t>
        </w:r>
      </w:ins>
      <m:oMath>
        <m:r>
          <m:t>B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with</w:t>
        </w:r>
      </w:ins>
      <w:ins w:id="32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and</w:t>
        </w:r>
      </w:ins>
      <w:ins w:id="33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(Wikipedia contributors 2026b)</w:t>
        </w:r>
      </w:ins>
      <w:ins w:id="3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ins w:id="334" w:author="PR Preview" w:date="2026-01-01T00:00:00Z">
        <w:r>
          <w:t xml:space="preserve">Further reading</w:t>
        </w:r>
      </w:ins>
    </w:p>
    <w:p>
      <w:pPr>
        <w:numPr>
          <w:ilvl w:val="0"/>
          <w:numId w:val="1005"/>
        </w:numPr>
      </w:pPr>
      <w:ins w:id="335" w:author="PR Preview" w:date="2026-01-01T00:00:00Z">
        <w:r>
          <w:t xml:space="preserve">Wikipedia contributors (2026i)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— sample spaces and events, with examples</w:t>
        </w:r>
      </w:ins>
    </w:p>
    <w:p>
      <w:pPr>
        <w:numPr>
          <w:ilvl w:val="0"/>
          <w:numId w:val="1005"/>
        </w:numPr>
      </w:pPr>
      <w:ins w:id="338" w:author="PR Preview" w:date="2026-01-01T00:00:00Z">
        <w:r>
          <w:t xml:space="preserve">Wikipedia contributors (2026h)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— the sample space, events and probability measure together</w:t>
        </w:r>
      </w:ins>
    </w:p>
    <w:p>
      <w:pPr>
        <w:numPr>
          <w:ilvl w:val="0"/>
          <w:numId w:val="1005"/>
        </w:numPr>
      </w:pPr>
      <w:ins w:id="341" w:author="PR Preview" w:date="2026-01-01T00:00:00Z">
        <w:r>
          <w:t xml:space="preserve">Wikipedia contributors (2026c)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— the definition, with common misreadings</w:t>
        </w:r>
      </w:ins>
    </w:p>
    <w:p>
      <w:pPr>
        <w:numPr>
          <w:ilvl w:val="0"/>
          <w:numId w:val="1005"/>
        </w:numPr>
      </w:pPr>
      <w:ins w:id="344" w:author="PR Preview" w:date="2026-01-01T00:00:00Z">
        <w:r>
          <w:t xml:space="preserve">Wikipedia contributors (2026f)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— the law, with examples</w:t>
        </w:r>
      </w:ins>
    </w:p>
    <w:p>
      <w:pPr>
        <w:numPr>
          <w:ilvl w:val="0"/>
          <w:numId w:val="1005"/>
        </w:numPr>
      </w:pPr>
      <w:ins w:id="347" w:author="PR Preview" w:date="2026-01-01T00:00:00Z">
        <w:r>
          <w:t xml:space="preserve">Wikipedia contributors (2026b)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— the theorem, its proof and its uses</w:t>
        </w:r>
      </w:ins>
    </w:p>
    <w:p>
      <w:pPr>
        <w:numPr>
          <w:ilvl w:val="0"/>
          <w:numId w:val="1005"/>
        </w:numPr>
      </w:pPr>
      <w:ins w:id="350" w:author="PR Preview" w:date="2026-01-01T00:00:00Z">
        <w:r>
          <w:t xml:space="preserve">Wikipedia contributors (2026a)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— why ignoring the base rate misleads</w:t>
        </w:r>
      </w:ins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ins w:id="353" w:author="PR Preview" w:date="2026-01-01T00:00:00Z">
        <w:r>
          <w:t xml:space="preserve">Wikipedia contributors. 2026a.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rPr>
            <w:i/>
            <w:iCs/>
          </w:rPr>
          <w:t xml:space="preserve">Base Rate Fallacy —</w:t>
        </w:r>
      </w:ins>
      <w:ins w:id="356" w:author="PR Preview" w:date="2026-01-01T00:00:00Z">
        <w:r>
          <w:rPr>
            <w:i/>
            <w:iCs/>
          </w:rPr>
          <w:t xml:space="preserve"> </w:t>
        </w:r>
      </w:ins>
      <w:ins w:id="357" w:author="PR Preview" w:date="2026-01-01T00:00:00Z">
        <w:r>
          <w:rPr>
            <w:i/>
            <w:iCs/>
          </w:rPr>
          <w:t xml:space="preserve">Wikipedia</w:t>
        </w:r>
      </w:ins>
      <w:ins w:id="358" w:author="PR Preview" w:date="2026-01-01T00:00:00Z">
        <w:r>
          <w:rPr>
            <w:i/>
            <w:iCs/>
          </w:rPr>
          <w:t xml:space="preserve">,</w:t>
        </w:r>
      </w:ins>
      <w:ins w:id="359" w:author="PR Preview" w:date="2026-01-01T00:00:00Z">
        <w:r>
          <w:rPr>
            <w:i/>
            <w:iCs/>
          </w:rPr>
          <w:t xml:space="preserve"> </w:t>
        </w:r>
      </w:ins>
      <w:ins w:id="360" w:author="PR Preview" w:date="2026-01-01T00:00:00Z">
        <w:r>
          <w:rPr>
            <w:i/>
            <w:iCs/>
          </w:rPr>
          <w:t xml:space="preserve">the Free Encyclopedia</w:t>
        </w:r>
      </w:ins>
      <w:ins w:id="361" w:author="PR Preview" w:date="2026-01-01T00:00:00Z">
        <w:r>
          <w:t xml:space="preserve">.</w:t>
        </w:r>
      </w:ins>
      <w:ins w:id="362" w:author="PR Preview" w:date="2026-01-01T00:00:00Z">
        <w:r>
          <w:t xml:space="preserve"> </w:t>
        </w:r>
      </w:ins>
      <w:hyperlink r:id="rId97">
        <w:ins w:id="363" w:author="PR Preview" w:date="2026-01-01T00:00:00Z">
          <w:r>
            <w:rPr>
              <w:rStyle w:val="Hyperlink"/>
            </w:rPr>
            <w:t xml:space="preserve">https://en.wikipedia.org/wiki/Base_rate_fallacy</w:t>
          </w:r>
        </w:ins>
      </w:hyperlink>
      <w:ins w:id="364" w:author="PR Preview" w:date="2026-01-01T00:00:00Z">
        <w:r>
          <w:t xml:space="preserve">.</w:t>
        </w:r>
      </w:ins>
    </w:p>
    <w:bookmarkEnd w:id="98"/>
    <w:bookmarkStart w:id="100" w:name="ref-wikipedia_bayes_theorem"/>
    <w:p>
      <w:pPr>
        <w:pStyle w:val="Bibliography"/>
      </w:pPr>
      <w:ins w:id="365" w:author="PR Preview" w:date="2026-01-01T00:00:00Z">
        <w:r>
          <w:t xml:space="preserve">Wikipedia contributors. 2026b.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rPr>
            <w:i/>
            <w:iCs/>
          </w:rPr>
          <w:t xml:space="preserve">Bayes’ Theorem —</w:t>
        </w:r>
      </w:ins>
      <w:ins w:id="368" w:author="PR Preview" w:date="2026-01-01T00:00:00Z">
        <w:r>
          <w:rPr>
            <w:i/>
            <w:iCs/>
          </w:rPr>
          <w:t xml:space="preserve"> </w:t>
        </w:r>
      </w:ins>
      <w:ins w:id="369" w:author="PR Preview" w:date="2026-01-01T00:00:00Z">
        <w:r>
          <w:rPr>
            <w:i/>
            <w:iCs/>
          </w:rPr>
          <w:t xml:space="preserve">Wikipedia</w:t>
        </w:r>
      </w:ins>
      <w:ins w:id="370" w:author="PR Preview" w:date="2026-01-01T00:00:00Z">
        <w:r>
          <w:rPr>
            <w:i/>
            <w:iCs/>
          </w:rPr>
          <w:t xml:space="preserve">,</w:t>
        </w:r>
      </w:ins>
      <w:ins w:id="371" w:author="PR Preview" w:date="2026-01-01T00:00:00Z">
        <w:r>
          <w:rPr>
            <w:i/>
            <w:iCs/>
          </w:rPr>
          <w:t xml:space="preserve"> </w:t>
        </w:r>
      </w:ins>
      <w:ins w:id="372" w:author="PR Preview" w:date="2026-01-01T00:00:00Z">
        <w:r>
          <w:rPr>
            <w:i/>
            <w:iCs/>
          </w:rPr>
          <w:t xml:space="preserve">the Free Encyclopedia</w:t>
        </w:r>
      </w:ins>
      <w:ins w:id="373" w:author="PR Preview" w:date="2026-01-01T00:00:00Z">
        <w:r>
          <w:t xml:space="preserve">.</w:t>
        </w:r>
      </w:ins>
      <w:ins w:id="374" w:author="PR Preview" w:date="2026-01-01T00:00:00Z">
        <w:r>
          <w:t xml:space="preserve"> </w:t>
        </w:r>
      </w:ins>
      <w:hyperlink r:id="rId99">
        <w:ins w:id="375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  <w:ins w:id="376" w:author="PR Preview" w:date="2026-01-01T00:00:00Z">
        <w:r>
          <w:t xml:space="preserve">.</w:t>
        </w:r>
      </w:ins>
    </w:p>
    <w:bookmarkEnd w:id="100"/>
    <w:bookmarkStart w:id="102" w:name="ref-wikipedia_conditional_probability"/>
    <w:p>
      <w:pPr>
        <w:pStyle w:val="Bibliography"/>
      </w:pPr>
      <w:ins w:id="377" w:author="PR Preview" w:date="2026-01-01T00:00:00Z">
        <w:r>
          <w:t xml:space="preserve">Wikipedia contributors. 2026c.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i/>
            <w:iCs/>
          </w:rPr>
          <w:t xml:space="preserve">Conditional Probability —</w:t>
        </w:r>
      </w:ins>
      <w:ins w:id="380" w:author="PR Preview" w:date="2026-01-01T00:00:00Z">
        <w:r>
          <w:rPr>
            <w:i/>
            <w:iCs/>
          </w:rPr>
          <w:t xml:space="preserve"> </w:t>
        </w:r>
      </w:ins>
      <w:ins w:id="381" w:author="PR Preview" w:date="2026-01-01T00:00:00Z">
        <w:r>
          <w:rPr>
            <w:i/>
            <w:iCs/>
          </w:rPr>
          <w:t xml:space="preserve">Wikipedia</w:t>
        </w:r>
      </w:ins>
      <w:ins w:id="382" w:author="PR Preview" w:date="2026-01-01T00:00:00Z">
        <w:r>
          <w:rPr>
            <w:i/>
            <w:iCs/>
          </w:rPr>
          <w:t xml:space="preserve">,</w:t>
        </w:r>
      </w:ins>
      <w:ins w:id="383" w:author="PR Preview" w:date="2026-01-01T00:00:00Z">
        <w:r>
          <w:rPr>
            <w:i/>
            <w:iCs/>
          </w:rPr>
          <w:t xml:space="preserve"> </w:t>
        </w:r>
      </w:ins>
      <w:ins w:id="384" w:author="PR Preview" w:date="2026-01-01T00:00:00Z">
        <w:r>
          <w:rPr>
            <w:i/>
            <w:iCs/>
          </w:rPr>
          <w:t xml:space="preserve">the Free Encyclopedia</w:t>
        </w:r>
      </w:ins>
      <w:ins w:id="385" w:author="PR Preview" w:date="2026-01-01T00:00:00Z">
        <w:r>
          <w:t xml:space="preserve">.</w:t>
        </w:r>
      </w:ins>
      <w:ins w:id="386" w:author="PR Preview" w:date="2026-01-01T00:00:00Z">
        <w:r>
          <w:t xml:space="preserve"> </w:t>
        </w:r>
      </w:ins>
      <w:hyperlink r:id="rId101">
        <w:ins w:id="387" w:author="PR Preview" w:date="2026-01-01T00:00:00Z">
          <w:r>
            <w:rPr>
              <w:rStyle w:val="Hyperlink"/>
            </w:rPr>
            <w:t xml:space="preserve">https://en.wikipedia.org/wiki/Conditional_probability</w:t>
          </w:r>
        </w:ins>
      </w:hyperlink>
      <w:ins w:id="388" w:author="PR Preview" w:date="2026-01-01T00:00:00Z">
        <w:r>
          <w:t xml:space="preserve">.</w:t>
        </w:r>
      </w:ins>
    </w:p>
    <w:bookmarkEnd w:id="102"/>
    <w:bookmarkStart w:id="104" w:name="ref-wikipedia_event_probability_theory"/>
    <w:p>
      <w:pPr>
        <w:pStyle w:val="Bibliography"/>
      </w:pPr>
      <w:ins w:id="389" w:author="PR Preview" w:date="2026-01-01T00:00:00Z">
        <w:r>
          <w:t xml:space="preserve">Wikipedia contributors. 2026d.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rPr>
            <w:i/>
            <w:iCs/>
          </w:rPr>
          <w:t xml:space="preserve">Event (Probability Theory) —</w:t>
        </w:r>
      </w:ins>
      <w:ins w:id="392" w:author="PR Preview" w:date="2026-01-01T00:00:00Z">
        <w:r>
          <w:rPr>
            <w:i/>
            <w:iCs/>
          </w:rPr>
          <w:t xml:space="preserve"> </w:t>
        </w:r>
      </w:ins>
      <w:ins w:id="393" w:author="PR Preview" w:date="2026-01-01T00:00:00Z">
        <w:r>
          <w:rPr>
            <w:i/>
            <w:iCs/>
          </w:rPr>
          <w:t xml:space="preserve">Wikipedia</w:t>
        </w:r>
      </w:ins>
      <w:ins w:id="394" w:author="PR Preview" w:date="2026-01-01T00:00:00Z">
        <w:r>
          <w:rPr>
            <w:i/>
            <w:iCs/>
          </w:rPr>
          <w:t xml:space="preserve">,</w:t>
        </w:r>
      </w:ins>
      <w:ins w:id="395" w:author="PR Preview" w:date="2026-01-01T00:00:00Z">
        <w:r>
          <w:rPr>
            <w:i/>
            <w:iCs/>
          </w:rPr>
          <w:t xml:space="preserve"> </w:t>
        </w:r>
      </w:ins>
      <w:ins w:id="396" w:author="PR Preview" w:date="2026-01-01T00:00:00Z">
        <w:r>
          <w:rPr>
            <w:i/>
            <w:iCs/>
          </w:rPr>
          <w:t xml:space="preserve">the Free Encyclopedia</w:t>
        </w:r>
      </w:ins>
      <w:ins w:id="397" w:author="PR Preview" w:date="2026-01-01T00:00:00Z">
        <w:r>
          <w:t xml:space="preserve">.</w:t>
        </w:r>
      </w:ins>
      <w:ins w:id="398" w:author="PR Preview" w:date="2026-01-01T00:00:00Z">
        <w:r>
          <w:t xml:space="preserve"> </w:t>
        </w:r>
      </w:ins>
      <w:hyperlink r:id="rId103">
        <w:ins w:id="399" w:author="PR Preview" w:date="2026-01-01T00:00:00Z">
          <w:r>
            <w:rPr>
              <w:rStyle w:val="Hyperlink"/>
            </w:rPr>
            <w:t xml:space="preserve">https://en.wikipedia.org/wiki/Event_(probability_theory)</w:t>
          </w:r>
        </w:ins>
      </w:hyperlink>
      <w:ins w:id="400" w:author="PR Preview" w:date="2026-01-01T00:00:00Z">
        <w:r>
          <w:t xml:space="preserve">.</w:t>
        </w:r>
      </w:ins>
    </w:p>
    <w:bookmarkEnd w:id="104"/>
    <w:bookmarkStart w:id="106" w:name="X0323630174b5cbd87b45a7fef24ef56ec3bdd6b"/>
    <w:p>
      <w:pPr>
        <w:pStyle w:val="Bibliography"/>
      </w:pPr>
      <w:ins w:id="401" w:author="PR Preview" w:date="2026-01-01T00:00:00Z">
        <w:r>
          <w:t xml:space="preserve">Wikipedia contributors. 2026e.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rPr>
            <w:i/>
            <w:iCs/>
          </w:rPr>
          <w:t xml:space="preserve">Experiment (Probability Theory) —</w:t>
        </w:r>
      </w:ins>
      <w:ins w:id="404" w:author="PR Preview" w:date="2026-01-01T00:00:00Z">
        <w:r>
          <w:rPr>
            <w:i/>
            <w:iCs/>
          </w:rPr>
          <w:t xml:space="preserve"> </w:t>
        </w:r>
      </w:ins>
      <w:ins w:id="405" w:author="PR Preview" w:date="2026-01-01T00:00:00Z">
        <w:r>
          <w:rPr>
            <w:i/>
            <w:iCs/>
          </w:rPr>
          <w:t xml:space="preserve">Wikipedia</w:t>
        </w:r>
      </w:ins>
      <w:ins w:id="406" w:author="PR Preview" w:date="2026-01-01T00:00:00Z">
        <w:r>
          <w:rPr>
            <w:i/>
            <w:iCs/>
          </w:rPr>
          <w:t xml:space="preserve">,</w:t>
        </w:r>
      </w:ins>
      <w:ins w:id="407" w:author="PR Preview" w:date="2026-01-01T00:00:00Z">
        <w:r>
          <w:rPr>
            <w:i/>
            <w:iCs/>
          </w:rPr>
          <w:t xml:space="preserve"> </w:t>
        </w:r>
      </w:ins>
      <w:ins w:id="408" w:author="PR Preview" w:date="2026-01-01T00:00:00Z">
        <w:r>
          <w:rPr>
            <w:i/>
            <w:iCs/>
          </w:rPr>
          <w:t xml:space="preserve">the Free Encyclopedia</w:t>
        </w:r>
      </w:ins>
      <w:ins w:id="409" w:author="PR Preview" w:date="2026-01-01T00:00:00Z">
        <w:r>
          <w:t xml:space="preserve">.</w:t>
        </w:r>
      </w:ins>
      <w:ins w:id="410" w:author="PR Preview" w:date="2026-01-01T00:00:00Z">
        <w:r>
          <w:t xml:space="preserve"> </w:t>
        </w:r>
      </w:ins>
      <w:hyperlink r:id="rId105">
        <w:ins w:id="411" w:author="PR Preview" w:date="2026-01-01T00:00:00Z">
          <w:r>
            <w:rPr>
              <w:rStyle w:val="Hyperlink"/>
            </w:rPr>
            <w:t xml:space="preserve">https://en.wikipedia.org/wiki/Experiment_(probability_theory)</w:t>
          </w:r>
        </w:ins>
      </w:hyperlink>
      <w:ins w:id="412" w:author="PR Preview" w:date="2026-01-01T00:00:00Z">
        <w:r>
          <w:t xml:space="preserve">.</w:t>
        </w:r>
      </w:ins>
    </w:p>
    <w:bookmarkEnd w:id="106"/>
    <w:bookmarkStart w:id="108" w:name="ref-wikipedia_law_of_total_probability"/>
    <w:p>
      <w:pPr>
        <w:pStyle w:val="Bibliography"/>
      </w:pPr>
      <w:ins w:id="413" w:author="PR Preview" w:date="2026-01-01T00:00:00Z">
        <w:r>
          <w:t xml:space="preserve">Wikipedia contributors. 2026f.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rPr>
            <w:i/>
            <w:iCs/>
          </w:rPr>
          <w:t xml:space="preserve">Law of Total Probability —</w:t>
        </w:r>
      </w:ins>
      <w:ins w:id="416" w:author="PR Preview" w:date="2026-01-01T00:00:00Z">
        <w:r>
          <w:rPr>
            <w:i/>
            <w:iCs/>
          </w:rPr>
          <w:t xml:space="preserve"> </w:t>
        </w:r>
      </w:ins>
      <w:ins w:id="417" w:author="PR Preview" w:date="2026-01-01T00:00:00Z">
        <w:r>
          <w:rPr>
            <w:i/>
            <w:iCs/>
          </w:rPr>
          <w:t xml:space="preserve">Wikipedia</w:t>
        </w:r>
      </w:ins>
      <w:ins w:id="418" w:author="PR Preview" w:date="2026-01-01T00:00:00Z">
        <w:r>
          <w:rPr>
            <w:i/>
            <w:iCs/>
          </w:rPr>
          <w:t xml:space="preserve">,</w:t>
        </w:r>
      </w:ins>
      <w:ins w:id="419" w:author="PR Preview" w:date="2026-01-01T00:00:00Z">
        <w:r>
          <w:rPr>
            <w:i/>
            <w:iCs/>
          </w:rPr>
          <w:t xml:space="preserve"> </w:t>
        </w:r>
      </w:ins>
      <w:ins w:id="420" w:author="PR Preview" w:date="2026-01-01T00:00:00Z">
        <w:r>
          <w:rPr>
            <w:i/>
            <w:iCs/>
          </w:rPr>
          <w:t xml:space="preserve">the Free Encyclopedia</w:t>
        </w:r>
      </w:ins>
      <w:ins w:id="421" w:author="PR Preview" w:date="2026-01-01T00:00:00Z">
        <w:r>
          <w:t xml:space="preserve">.</w:t>
        </w:r>
      </w:ins>
      <w:ins w:id="422" w:author="PR Preview" w:date="2026-01-01T00:00:00Z">
        <w:r>
          <w:t xml:space="preserve"> </w:t>
        </w:r>
      </w:ins>
      <w:hyperlink r:id="rId107">
        <w:ins w:id="423" w:author="PR Preview" w:date="2026-01-01T00:00:00Z">
          <w:r>
            <w:rPr>
              <w:rStyle w:val="Hyperlink"/>
            </w:rPr>
            <w:t xml:space="preserve">https://en.wikipedia.org/wiki/Law_of_total_probability</w:t>
          </w:r>
        </w:ins>
      </w:hyperlink>
      <w:ins w:id="424" w:author="PR Preview" w:date="2026-01-01T00:00:00Z">
        <w:r>
          <w:t xml:space="preserve">.</w:t>
        </w:r>
      </w:ins>
    </w:p>
    <w:bookmarkEnd w:id="108"/>
    <w:bookmarkStart w:id="110" w:name="ref-wikipedia_probability_axioms"/>
    <w:p>
      <w:pPr>
        <w:pStyle w:val="Bibliography"/>
      </w:pPr>
      <w:ins w:id="425" w:author="PR Preview" w:date="2026-01-01T00:00:00Z">
        <w:r>
          <w:t xml:space="preserve">Wikipedia contributors. 2026g.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rPr>
            <w:i/>
            <w:iCs/>
          </w:rPr>
          <w:t xml:space="preserve">Probability Axioms —</w:t>
        </w:r>
      </w:ins>
      <w:ins w:id="428" w:author="PR Preview" w:date="2026-01-01T00:00:00Z">
        <w:r>
          <w:rPr>
            <w:i/>
            <w:iCs/>
          </w:rPr>
          <w:t xml:space="preserve"> </w:t>
        </w:r>
      </w:ins>
      <w:ins w:id="429" w:author="PR Preview" w:date="2026-01-01T00:00:00Z">
        <w:r>
          <w:rPr>
            <w:i/>
            <w:iCs/>
          </w:rPr>
          <w:t xml:space="preserve">Wikipedia</w:t>
        </w:r>
      </w:ins>
      <w:ins w:id="430" w:author="PR Preview" w:date="2026-01-01T00:00:00Z">
        <w:r>
          <w:rPr>
            <w:i/>
            <w:iCs/>
          </w:rPr>
          <w:t xml:space="preserve">,</w:t>
        </w:r>
      </w:ins>
      <w:ins w:id="431" w:author="PR Preview" w:date="2026-01-01T00:00:00Z">
        <w:r>
          <w:rPr>
            <w:i/>
            <w:iCs/>
          </w:rPr>
          <w:t xml:space="preserve"> </w:t>
        </w:r>
      </w:ins>
      <w:ins w:id="432" w:author="PR Preview" w:date="2026-01-01T00:00:00Z">
        <w:r>
          <w:rPr>
            <w:i/>
            <w:iCs/>
          </w:rPr>
          <w:t xml:space="preserve">the Free Encyclopedia</w:t>
        </w:r>
      </w:ins>
      <w:ins w:id="433" w:author="PR Preview" w:date="2026-01-01T00:00:00Z">
        <w:r>
          <w:t xml:space="preserve">.</w:t>
        </w:r>
      </w:ins>
      <w:ins w:id="434" w:author="PR Preview" w:date="2026-01-01T00:00:00Z">
        <w:r>
          <w:t xml:space="preserve"> </w:t>
        </w:r>
      </w:ins>
      <w:hyperlink r:id="rId109">
        <w:ins w:id="435" w:author="PR Preview" w:date="2026-01-01T00:00:00Z">
          <w:r>
            <w:rPr>
              <w:rStyle w:val="Hyperlink"/>
            </w:rPr>
            <w:t xml:space="preserve">https://en.wikipedia.org/wiki/Probability_axioms</w:t>
          </w:r>
        </w:ins>
      </w:hyperlink>
      <w:ins w:id="436" w:author="PR Preview" w:date="2026-01-01T00:00:00Z">
        <w:r>
          <w:t xml:space="preserve">.</w:t>
        </w:r>
      </w:ins>
    </w:p>
    <w:bookmarkEnd w:id="110"/>
    <w:bookmarkStart w:id="112" w:name="ref-wikipedia_probability_space"/>
    <w:p>
      <w:pPr>
        <w:pStyle w:val="Bibliography"/>
      </w:pPr>
      <w:ins w:id="437" w:author="PR Preview" w:date="2026-01-01T00:00:00Z">
        <w:r>
          <w:t xml:space="preserve">Wikipedia contributors. 2026h.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rPr>
            <w:i/>
            <w:iCs/>
          </w:rPr>
          <w:t xml:space="preserve">Probability Space —</w:t>
        </w:r>
      </w:ins>
      <w:ins w:id="440" w:author="PR Preview" w:date="2026-01-01T00:00:00Z">
        <w:r>
          <w:rPr>
            <w:i/>
            <w:iCs/>
          </w:rPr>
          <w:t xml:space="preserve"> </w:t>
        </w:r>
      </w:ins>
      <w:ins w:id="441" w:author="PR Preview" w:date="2026-01-01T00:00:00Z">
        <w:r>
          <w:rPr>
            <w:i/>
            <w:iCs/>
          </w:rPr>
          <w:t xml:space="preserve">Wikipedia</w:t>
        </w:r>
      </w:ins>
      <w:ins w:id="442" w:author="PR Preview" w:date="2026-01-01T00:00:00Z">
        <w:r>
          <w:rPr>
            <w:i/>
            <w:iCs/>
          </w:rPr>
          <w:t xml:space="preserve">,</w:t>
        </w:r>
      </w:ins>
      <w:ins w:id="443" w:author="PR Preview" w:date="2026-01-01T00:00:00Z">
        <w:r>
          <w:rPr>
            <w:i/>
            <w:iCs/>
          </w:rPr>
          <w:t xml:space="preserve"> </w:t>
        </w:r>
      </w:ins>
      <w:ins w:id="444" w:author="PR Preview" w:date="2026-01-01T00:00:00Z">
        <w:r>
          <w:rPr>
            <w:i/>
            <w:iCs/>
          </w:rPr>
          <w:t xml:space="preserve">the Free Encyclopedia</w:t>
        </w:r>
      </w:ins>
      <w:ins w:id="445" w:author="PR Preview" w:date="2026-01-01T00:00:00Z">
        <w:r>
          <w:t xml:space="preserve">.</w:t>
        </w:r>
      </w:ins>
      <w:ins w:id="446" w:author="PR Preview" w:date="2026-01-01T00:00:00Z">
        <w:r>
          <w:t xml:space="preserve"> </w:t>
        </w:r>
      </w:ins>
      <w:hyperlink r:id="rId111">
        <w:ins w:id="447" w:author="PR Preview" w:date="2026-01-01T00:00:00Z">
          <w:r>
            <w:rPr>
              <w:rStyle w:val="Hyperlink"/>
            </w:rPr>
            <w:t xml:space="preserve">https://en.wikipedia.org/wiki/Probability_space</w:t>
          </w:r>
        </w:ins>
      </w:hyperlink>
      <w:ins w:id="448" w:author="PR Preview" w:date="2026-01-01T00:00:00Z">
        <w:r>
          <w:t xml:space="preserve">.</w:t>
        </w:r>
      </w:ins>
    </w:p>
    <w:bookmarkEnd w:id="112"/>
    <w:bookmarkStart w:id="114" w:name="ref-wikipedia_sample_space"/>
    <w:p>
      <w:pPr>
        <w:pStyle w:val="Bibliography"/>
      </w:pPr>
      <w:ins w:id="449" w:author="PR Preview" w:date="2026-01-01T00:00:00Z">
        <w:r>
          <w:t xml:space="preserve">Wikipedia contributors. 2026i.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rPr>
            <w:i/>
            <w:iCs/>
          </w:rPr>
          <w:t xml:space="preserve">Sample Space —</w:t>
        </w:r>
      </w:ins>
      <w:ins w:id="452" w:author="PR Preview" w:date="2026-01-01T00:00:00Z">
        <w:r>
          <w:rPr>
            <w:i/>
            <w:iCs/>
          </w:rPr>
          <w:t xml:space="preserve"> </w:t>
        </w:r>
      </w:ins>
      <w:ins w:id="453" w:author="PR Preview" w:date="2026-01-01T00:00:00Z">
        <w:r>
          <w:rPr>
            <w:i/>
            <w:iCs/>
          </w:rPr>
          <w:t xml:space="preserve">Wikipedia</w:t>
        </w:r>
      </w:ins>
      <w:ins w:id="454" w:author="PR Preview" w:date="2026-01-01T00:00:00Z">
        <w:r>
          <w:rPr>
            <w:i/>
            <w:iCs/>
          </w:rPr>
          <w:t xml:space="preserve">,</w:t>
        </w:r>
      </w:ins>
      <w:ins w:id="455" w:author="PR Preview" w:date="2026-01-01T00:00:00Z">
        <w:r>
          <w:rPr>
            <w:i/>
            <w:iCs/>
          </w:rPr>
          <w:t xml:space="preserve"> </w:t>
        </w:r>
      </w:ins>
      <w:ins w:id="456" w:author="PR Preview" w:date="2026-01-01T00:00:00Z">
        <w:r>
          <w:rPr>
            <w:i/>
            <w:iCs/>
          </w:rPr>
          <w:t xml:space="preserve">the Free Encyclopedia</w:t>
        </w:r>
      </w:ins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hyperlink r:id="rId113">
        <w:ins w:id="459" w:author="PR Preview" w:date="2026-01-01T00:00:00Z">
          <w:r>
            <w:rPr>
              <w:rStyle w:val="Hyperlink"/>
            </w:rPr>
            <w:t xml:space="preserve">https://en.wikipedia.org/wiki/Sample_space</w:t>
          </w:r>
        </w:ins>
      </w:hyperlink>
      <w:ins w:id="460" w:author="PR Preview" w:date="2026-01-01T00:00:00Z">
        <w:r>
          <w:t xml:space="preserve">.</w:t>
        </w:r>
      </w:ins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97" Type="http://schemas.openxmlformats.org/officeDocument/2006/relationships/hyperlink" Target="https://en.wikipedia.org/wiki/Base_rate_fallacy" TargetMode="External"/><Relationship Id="rId99" Type="http://schemas.openxmlformats.org/officeDocument/2006/relationships/hyperlink" Target="https://en.wikipedia.org/wiki/Bayes%27_theorem" TargetMode="External"/><Relationship Id="rId101" Type="http://schemas.openxmlformats.org/officeDocument/2006/relationships/hyperlink" Target="https://en.wikipedia.org/wiki/Conditional_probability" TargetMode="External"/><Relationship Id="rId103" Type="http://schemas.openxmlformats.org/officeDocument/2006/relationships/hyperlink" Target="https://en.wikipedia.org/wiki/Event_(probability_theory)" TargetMode="External"/><Relationship Id="rId105" Type="http://schemas.openxmlformats.org/officeDocument/2006/relationships/hyperlink" Target="https://en.wikipedia.org/wiki/Experiment_(probability_theory)" TargetMode="External"/><Relationship Id="rId107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Probability_axioms" TargetMode="External"/><Relationship Id="rId111" Type="http://schemas.openxmlformats.org/officeDocument/2006/relationships/hyperlink" Target="https://en.wikipedia.org/wiki/Probability_space" TargetMode="External"/><Relationship Id="rId113" Type="http://schemas.openxmlformats.org/officeDocument/2006/relationships/hyperlink" Target="https://en.wikipedia.org/wiki/Sample_space" TargetMode="External"/><Relationship Id="rId93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2026-10-17T20:30:52Z</dcterms:created>
  <dcterms:modified xsi:type="dcterms:W3CDTF">2026-10-17T20:30:52Z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