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Random variables</w:t>
      </w:r>
    </w:p>
    <w:p>
      <w:pPr>
        <w:pStyle w:val="Date"/>
      </w:pPr>
      <w:del w:id="1" w:author="PR Preview" w:date="2026-01-01T00:00:00Z">
        <w:r>
          <w:delText xml:space="preserve">Last modified: 2026-10-17 02:53:21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2026-10-17 13:21:36 (PDT)</w:t>
        </w:r>
      </w:ins>
    </w:p>
    <w:bookmarkStart w:id="25" w:name="sec-random-variables"/>
    <w:p>
      <w:pPr>
        <w:pStyle w:val="Heading2"/>
      </w:pPr>
      <w:r>
        <w:t xml:space="preserve">1 Random variables</w:t>
      </w:r>
    </w:p>
    <w:bookmarkStart w:id="12" w:name="def-random-variable"/>
    <w:p>
      <w:pPr>
        <w:pStyle w:val="FirstParagraph"/>
      </w:pPr>
      <w:r>
        <w:rPr>
          <w:b/>
          <w:bCs/>
        </w:rPr>
        <w:t xml:space="preserve">Definition 1 (Random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random variable</w:t>
      </w:r>
      <w:r>
        <w:t xml:space="preserve"> </w:t>
      </w:r>
      <w:r>
        <w:t xml:space="preserve">is a</w:t>
      </w:r>
      <w:r>
        <w:t xml:space="preserve"> </w:t>
      </w:r>
      <w:hyperlink r:id="rId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from a</w:t>
      </w:r>
      <w:r>
        <w:t xml:space="preserve"> </w:t>
      </w:r>
      <w:hyperlink r:id="rId10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to the real numbers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:</w:t>
      </w:r>
      <w:r>
        <w:t xml:space="preserve"> </w:t>
      </w:r>
      <w:r>
        <w:t xml:space="preserve">it assigns a number to each possible outcome of a</w:t>
      </w:r>
      <w:r>
        <w:t xml:space="preserve"> </w:t>
      </w:r>
      <w:hyperlink r:id="rId11">
        <w:r>
          <w:rPr>
            <w:rStyle w:val="Hyperlink"/>
          </w:rPr>
          <w:t xml:space="preserve">random experiment</w:t>
        </w:r>
      </w:hyperlink>
      <w:r>
        <w:t xml:space="preserve">.</w:t>
      </w:r>
    </w:p>
    <w:bookmarkEnd w:id="1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We use uppercase letters 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, …) for random variables,</w:t>
      </w:r>
      <w:r>
        <w:t xml:space="preserve"> </w:t>
      </w:r>
      <w:r>
        <w:t xml:space="preserve">and lowercase letters 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, …) for their realized (observed) values.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for the event</w:t>
      </w:r>
      <w:r>
        <w:t xml:space="preserve"> </w:t>
      </w:r>
      <m:oMath>
        <m:r>
          <m:rPr>
            <m:sty m:val="p"/>
          </m:rPr>
          <m:t>{</m:t>
        </m:r>
        <m:r>
          <m:t>ω</m:t>
        </m:r>
        <m:r>
          <m:rPr>
            <m:sty m:val="p"/>
          </m:rPr>
          <m:t>∈</m:t>
        </m:r>
        <m:r>
          <m:rPr>
            <m:sty m:val="p"/>
          </m:rPr>
          <m:t>Ω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 similarly for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and other conditions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A fully rigorous definition also requires the function to be</w:t>
      </w:r>
      <w:r>
        <w:t xml:space="preserve"> </w:t>
      </w:r>
      <w:r>
        <w:rPr>
          <w:i/>
          <w:iCs/>
        </w:rPr>
        <w:t xml:space="preserve">measurable</w:t>
      </w:r>
      <w:r>
        <w:t xml:space="preserve">,</w:t>
      </w:r>
      <w:r>
        <w:t xml:space="preserve"> </w:t>
      </w:r>
      <w:r>
        <w:t xml:space="preserve">so that every such set is an event with a probability;</w:t>
      </w:r>
      <w:r>
        <w:t xml:space="preserve"> </w:t>
      </w:r>
      <w:r>
        <w:t xml:space="preserve">that requirement never binds in these notes.</w:t>
      </w:r>
    </w:p>
    <w:p>
      <w:pPr>
        <w:pStyle w:val="BodyText"/>
      </w:pPr>
      <w:r>
        <w:t xml:space="preserve">See also:</w:t>
      </w:r>
      <w:r>
        <w:t xml:space="preserve"> </w:t>
      </w:r>
      <w:hyperlink r:id="rId13">
        <w:r>
          <w:rPr>
            <w:rStyle w:val="Hyperlink"/>
          </w:rPr>
          <w:t xml:space="preserve">https://en.wikipedia.org/wiki/Random_variable</w:t>
        </w:r>
      </w:hyperlink>
    </w:p>
    <w:bookmarkStart w:id="14" w:name="exm-random-variable"/>
    <w:p>
      <w:pPr>
        <w:pStyle w:val="BodyText"/>
      </w:pPr>
      <w:r>
        <w:rPr>
          <w:b/>
          <w:bCs/>
        </w:rPr>
        <w:t xml:space="preserve">Example 1 (Number of heads in two coin flips)</w:t>
      </w:r>
      <w:r>
        <w:t xml:space="preserve"> </w:t>
      </w:r>
      <w:r>
        <w:t xml:space="preserve">Flip a fair coin twice.</w:t>
      </w:r>
      <w:r>
        <w:t xml:space="preserve"> </w:t>
      </w:r>
      <w:r>
        <w:t xml:space="preserve">The sample space is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H</m:t>
            </m:r>
            <m:r>
              <m:rPr>
                <m:sty m:val="p"/>
              </m:rPr>
              <m:t>,</m:t>
            </m:r>
            <m:r>
              <m:t>H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t>H</m:t>
            </m:r>
            <m:r>
              <m:rPr>
                <m:sty m:val="p"/>
              </m:rPr>
              <m:t>,</m:t>
            </m:r>
            <m:r>
              <m:t>T</m:t>
            </m:r>
            <m:r>
              <m:t>T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outcome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number of heads: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t>H</m:t>
            </m:r>
          </m:e>
        </m:d>
        <m:r>
          <m:t>​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"/>
    <w:bookmarkStart w:id="15" w:name="def-range"/>
    <w:p>
      <w:pPr>
        <w:pStyle w:val="FirstParagraph"/>
      </w:pPr>
      <w:r>
        <w:rPr>
          <w:b/>
          <w:bCs/>
        </w:rPr>
        <w:t xml:space="preserve">Definition 2 (Range of a random variable)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, denoted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set of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ω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Ω</m:t>
              </m:r>
            </m:e>
          </m:d>
          <m:r>
            <m:t>​</m:t>
          </m:r>
        </m:oMath>
      </m:oMathPara>
    </w:p>
    <w:bookmarkEnd w:id="1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range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</w:t>
      </w:r>
      <w:r>
        <w:t xml:space="preserve"> </w:t>
      </w:r>
      <w:hyperlink r:id="rId16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a function 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For a general function, these notes say</w:t>
      </w:r>
      <w:r>
        <w:t xml:space="preserve"> </w:t>
      </w:r>
      <w:r>
        <w:t xml:space="preserve">“image”</w:t>
      </w:r>
      <w:r>
        <w:t xml:space="preserve">,</w:t>
      </w:r>
      <w:r>
        <w:t xml:space="preserve"> </w:t>
      </w:r>
      <w:r>
        <w:t xml:space="preserve">because some sources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for the codomain instead;</w:t>
      </w:r>
      <w:r>
        <w:t xml:space="preserve"> </w:t>
      </w:r>
      <w:r>
        <w:t xml:space="preserve">for a random variable,</w:t>
      </w:r>
      <w:r>
        <w:t xml:space="preserve"> </w:t>
      </w:r>
      <w:r>
        <w:t xml:space="preserve">“range”</w:t>
      </w:r>
      <w:r>
        <w:t xml:space="preserve"> </w:t>
      </w:r>
      <w:r>
        <w:t xml:space="preserve">is the standard term.</w:t>
      </w:r>
    </w:p>
    <w:bookmarkStart w:id="17" w:name="exm-range"/>
    <w:p>
      <w:pPr>
        <w:pStyle w:val="BodyText"/>
      </w:pPr>
      <w:r>
        <w:rPr>
          <w:b/>
          <w:bCs/>
        </w:rPr>
        <w:t xml:space="preserve">Example 2 (Range of the number of heads)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</w:p>
    <w:bookmarkEnd w:id="17"/>
    <w:bookmarkStart w:id="19" w:name="def-discrete-rv"/>
    <w:p>
      <w:pPr>
        <w:pStyle w:val="BodyText"/>
      </w:pPr>
      <w:r>
        <w:rPr>
          <w:b/>
          <w:bCs/>
        </w:rPr>
        <w:t xml:space="preserve">Definition 3 (Discrete random variable)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discrete</w:t>
      </w:r>
      <w:r>
        <w:t xml:space="preserve"> </w:t>
      </w:r>
      <w:r>
        <w:t xml:space="preserve">if its</w:t>
      </w:r>
      <w:r>
        <w:t xml:space="preserve"> </w:t>
      </w:r>
      <w:hyperlink w:anchor="def-range">
        <w:r>
          <w:rPr>
            <w:rStyle w:val="Hyperlink"/>
          </w:rPr>
          <w:t xml:space="preserve">range</w:t>
        </w:r>
      </w:hyperlink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18">
        <w:r>
          <w:rPr>
            <w:rStyle w:val="Hyperlink"/>
          </w:rPr>
          <w:t xml:space="preserve">countable</w:t>
        </w:r>
      </w:hyperlink>
      <w:r>
        <w:t xml:space="preserve">.</w:t>
      </w:r>
    </w:p>
    <w:bookmarkEnd w:id="19"/>
    <w:bookmarkStart w:id="20" w:name="exm-discrete-rv"/>
    <w:p>
      <w:pPr>
        <w:pStyle w:val="BodyText"/>
      </w:pPr>
      <w:r>
        <w:rPr>
          <w:b/>
          <w:bCs/>
        </w:rPr>
        <w:t xml:space="preserve">Example 3 (Discrete random variables)</w:t>
      </w:r>
      <w:r>
        <w:t xml:space="preserve"> </w:t>
      </w:r>
      <w:r>
        <w:t xml:space="preserve">The number of heads 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is discrete,</w:t>
      </w:r>
      <w:r>
        <w:t xml:space="preserve"> </w:t>
      </w:r>
      <w:r>
        <w:t xml:space="preserve">with a finite range.</w:t>
      </w:r>
      <w:r>
        <w:t xml:space="preserve"> </w:t>
      </w:r>
      <w:r>
        <w:t xml:space="preserve">A count with no upper bound, such as the number of emergency-department visits in a day,</w:t>
      </w:r>
      <w:r>
        <w:t xml:space="preserve"> </w:t>
      </w:r>
      <w:r>
        <w:t xml:space="preserve">is discrete with a countably infinite range,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.</w:t>
      </w:r>
    </w:p>
    <w:bookmarkEnd w:id="20"/>
    <w:bookmarkStart w:id="21" w:name="def-continuous-rv"/>
    <w:p>
      <w:pPr>
        <w:pStyle w:val="BodyText"/>
      </w:pPr>
      <w:r>
        <w:rPr>
          <w:b/>
          <w:bCs/>
        </w:rPr>
        <w:t xml:space="preserve">Definition 4 (Continuous random variable)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Every continuous random variable in these notes also has a</w:t>
      </w:r>
      <w:r>
        <w:t xml:space="preserve"> </w:t>
      </w:r>
      <w:hyperlink w:anchor="def-pdf">
        <w:r>
          <w:rPr>
            <w:rStyle w:val="Hyperlink"/>
          </w:rPr>
          <w:t xml:space="preserve">probability density function</w:t>
        </w:r>
      </w:hyperlink>
      <w:r>
        <w:t xml:space="preserve">.</w:t>
      </w:r>
      <w:r>
        <w:t xml:space="preserve"> </w:t>
      </w:r>
      <w:r>
        <w:t xml:space="preserve">Continuous random variables without a density exist,</w:t>
      </w:r>
      <w:r>
        <w:t xml:space="preserve"> </w:t>
      </w:r>
      <w:r>
        <w:t xml:space="preserve">but they do not arise in applications.</w:t>
      </w:r>
    </w:p>
    <w:bookmarkStart w:id="23" w:name="exm-continuous-rv"/>
    <w:p>
      <w:pPr>
        <w:pStyle w:val="BodyText"/>
      </w:pPr>
      <w:r>
        <w:rPr>
          <w:b/>
          <w:bCs/>
        </w:rPr>
        <w:t xml:space="preserve">Example 4 (A continuous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satisfy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Taking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by the</w:t>
      </w:r>
      <w:r>
        <w:t xml:space="preserve"> </w:t>
      </w:r>
      <w:hyperlink r:id="rId22">
        <w:r>
          <w:rPr>
            <w:rStyle w:val="Hyperlink"/>
          </w:rPr>
          <w:t xml:space="preserve">complement rule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falls 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 probability 0,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as well.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Its range,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is uncountable.</w:t>
      </w:r>
    </w:p>
    <w:bookmarkEnd w:id="23"/>
    <w:bookmarkStart w:id="24" w:name="exm-mixed-rv"/>
    <w:p>
      <w:pPr>
        <w:pStyle w:val="BodyText"/>
      </w:pPr>
      <w:r>
        <w:rPr>
          <w:b/>
          <w:bCs/>
        </w:rPr>
        <w:t xml:space="preserve">Example 5 (A random variable that is neither discrete nor continuous)</w:t>
      </w:r>
      <w:r>
        <w:t xml:space="preserve"> </w:t>
      </w:r>
      <w:r>
        <w:t xml:space="preserve">Some random variables are neither discrete nor continuous:</w:t>
      </w:r>
      <w:r>
        <w:t xml:space="preserve"> </w:t>
      </w:r>
      <w:r>
        <w:t xml:space="preserve">a time to event that equals exactly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with positive probability,</w:t>
      </w:r>
      <w:r>
        <w:t xml:space="preserve"> </w:t>
      </w:r>
      <w:r>
        <w:t xml:space="preserve">and otherwise spreads over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is one.</w:t>
      </w:r>
      <w:r>
        <w:t xml:space="preserve"> </w:t>
      </w:r>
      <w:r>
        <w:t xml:space="preserve">For instance,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be the continuous random variable of</w:t>
      </w:r>
      <w:r>
        <w:t xml:space="preserve"> </w:t>
      </w:r>
      <w:hyperlink w:anchor="exm-continuous-rv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U</m:t>
        </m:r>
        <m:r>
          <m:rPr>
            <m:sty m:val="p"/>
          </m:rPr>
          <m:t>&lt;</m:t>
        </m:r>
        <m:r>
          <m:t>1</m:t>
        </m:r>
      </m:oMath>
      <w:r>
        <w:t xml:space="preserve">,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&lt;</m:t>
            </m:r>
            <m:r>
              <m:t>U</m:t>
            </m:r>
            <m:r>
              <m:rPr>
                <m:sty m:val="p"/>
              </m:rPr>
              <m:t>&lt;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increasing in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 takes values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solving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&lt;</m:t>
            </m:r>
            <m:r>
              <m:t>U</m:t>
            </m:r>
            <m:r>
              <m:rPr>
                <m:sty m:val="p"/>
              </m:rPr>
              <m:t>&lt;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continuous (</w:t>
      </w:r>
      <w:hyperlink w:anchor="exm-continuous-rv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single points have probability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Using these values: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&lt;</m:t>
              </m:r>
              <m:r>
                <m:t>U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  <m:r>
                    <m:rPr>
                      <m:sty m:val="p"/>
                    </m:rPr>
                    <m:t>&lt;</m:t>
                  </m:r>
                  <m:r>
                    <m:t>U</m:t>
                  </m:r>
                  <m:r>
                    <m:rPr>
                      <m:sty m:val="p"/>
                    </m:rPr>
                    <m:t>&lt;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m:oMath>
        <m:r>
          <m:t>T</m:t>
        </m:r>
      </m:oMath>
      <w:r>
        <w:t xml:space="preserve"> </w:t>
      </w:r>
      <w:r>
        <w:t xml:space="preserve">is not continuous,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by the</w:t>
      </w:r>
      <w:r>
        <w:t xml:space="preserve"> </w:t>
      </w:r>
      <w:hyperlink r:id="rId22">
        <w:r>
          <w:rPr>
            <w:rStyle w:val="Hyperlink"/>
          </w:rPr>
          <w:t xml:space="preserve">complement rule</w:t>
        </w:r>
      </w:hyperlink>
      <w:r>
        <w:t xml:space="preserve">.</w:t>
      </w:r>
    </w:p>
    <w:p>
      <w:pPr>
        <w:pStyle w:val="BodyText"/>
      </w:pPr>
      <m:oMath>
        <m:r>
          <m:t>T</m:t>
        </m:r>
      </m:oMath>
      <w:r>
        <w:t xml:space="preserve"> </w:t>
      </w:r>
      <w:r>
        <w:t xml:space="preserve">is not discrete either.</w:t>
      </w:r>
      <w:r>
        <w:t xml:space="preserve"> </w:t>
      </w:r>
      <w:r>
        <w:t xml:space="preserve">If it were, its range would be countable,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would be the disjoint union of the countably many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U</m:t>
              </m:r>
              <m:r>
                <m:rPr>
                  <m:nor/>
                  <m:sty m:val="p"/>
                </m:rPr>
                <m:t> is continuous)</m:t>
              </m:r>
            </m:e>
          </m:eqArr>
        </m:oMath>
      </m:oMathPara>
    </w:p>
    <w:p>
      <w:pPr>
        <w:pStyle w:val="FirstParagraph"/>
      </w:pPr>
      <w:r>
        <w:t xml:space="preserve">which contradicts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24"/>
    <w:bookmarkEnd w:id="25"/>
    <w:bookmarkStart w:id="111" w:name="X07e058d1329d8fa48179146f153d016c4f9ff9a"/>
    <w:p>
      <w:pPr>
        <w:pStyle w:val="Heading2"/>
      </w:pPr>
      <w:r>
        <w:t xml:space="preserve">2 Characteristics of probability distributions</w:t>
      </w:r>
    </w:p>
    <w:bookmarkStart w:id="26" w:name="def-pmf"/>
    <w:p>
      <w:pPr>
        <w:pStyle w:val="FirstParagraph"/>
      </w:pPr>
      <w:r>
        <w:rPr>
          <w:b/>
          <w:bCs/>
        </w:rPr>
        <w:t xml:space="preserve">Definition 5 (Probability mass function (PMF))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</w:t>
      </w:r>
      <w:r>
        <w:t xml:space="preserve"> </w:t>
      </w:r>
      <w:hyperlink w:anchor="def-discrete-rv">
        <w:r>
          <w:rPr>
            <w:rStyle w:val="Hyperlink"/>
          </w:rPr>
          <w:t xml:space="preserve">discrete random variable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probability mass function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exactly the value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{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}</m:t>
          </m:r>
          <m:r>
            <m:rPr>
              <m:sty m:val="p"/>
            </m:rPr>
            <m:t>)</m:t>
          </m:r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See also</w:t>
      </w:r>
      <w:r>
        <w:t xml:space="preserve"> </w:t>
      </w:r>
      <w:hyperlink r:id="rId27">
        <w:r>
          <w:rPr>
            <w:rStyle w:val="Hyperlink"/>
          </w:rPr>
          <w:t xml:space="preserve">https://en.wikipedia.org/wiki/Probability_mass_function</w:t>
        </w:r>
      </w:hyperlink>
    </w:p>
    <w:bookmarkStart w:id="28" w:name="exm-pmf"/>
    <w:p>
      <w:pPr>
        <w:pStyle w:val="BodyText"/>
      </w:pPr>
      <w:r>
        <w:rPr>
          <w:b/>
          <w:bCs/>
        </w:rPr>
        <w:t xml:space="preserve">Example 6 (PMF of the number of heads)</w:t>
      </w:r>
      <w:r>
        <w:t xml:space="preserve"> </w:t>
      </w:r>
      <w:r>
        <w:t xml:space="preserve">For the number of heads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two fair coin flips</w:t>
      </w:r>
      <w:r>
        <w:t xml:space="preserve"> </w:t>
      </w:r>
      <w:r>
        <w:t xml:space="preserve">(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4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4</m:t>
              </m:r>
            </m:den>
          </m:f>
        </m:oMath>
      </m:oMathPara>
    </w:p>
    <w:bookmarkEnd w:id="28"/>
    <w:bookmarkStart w:id="29" w:name="def-bernoulli"/>
    <w:p>
      <w:pPr>
        <w:pStyle w:val="FirstParagraph"/>
      </w:pPr>
      <w:r>
        <w:rPr>
          <w:b/>
          <w:bCs/>
        </w:rPr>
        <w:t xml:space="preserve">Definition 6 (Bernoulli distribution)</w:t>
      </w:r>
      <w:r>
        <w:t xml:space="preserve"> </w:t>
      </w:r>
      <w:r>
        <w:t xml:space="preserve">A</w:t>
      </w:r>
      <w:r>
        <w:t xml:space="preserve"> </w:t>
      </w:r>
      <w:hyperlink w:anchor="def-discrete-rv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Bernoulli distribution</w:t>
      </w:r>
      <w:r>
        <w:t xml:space="preserve"> </w:t>
      </w:r>
      <w:r>
        <w:t xml:space="preserve">with parameter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if: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b>
                <m:e>
                  <m:r>
                    <m:rPr>
                      <m:nor/>
                      <m:sty m:val="p"/>
                    </m:rPr>
                    <m:t>1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sub>
              </m:sSub>
              <m:sSup>
                <m:e>
                  <m:r>
                    <m:t>π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{"/>
                  <m:sepChr m:val=""/>
                  <m:endChr m:val="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left"/>
                            <m:count m:val="1"/>
                          </m:mcPr>
                        </m:mc>
                        <m:mc>
                          <m:mcPr>
                            <m:mcJc m:val="left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,</m:t>
                        </m:r>
                      </m:e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,</m:t>
                        </m:r>
                      </m:e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29"/>
    <w:bookmarkStart w:id="30" w:name="exm-bernoulli-pmf"/>
    <w:p>
      <w:pPr>
        <w:pStyle w:val="FirstParagraph"/>
      </w:pPr>
      <w:r>
        <w:rPr>
          <w:b/>
          <w:bCs/>
        </w:rPr>
        <w:t xml:space="preserve">Example 7 (The first of two coin flips)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indicate heads on the first flip,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H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H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T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bookmarkEnd w:id="30"/>
    <w:bookmarkStart w:id="32" w:name="def-pdf"/>
    <w:p>
      <w:pPr>
        <w:pStyle w:val="BodyText"/>
      </w:pPr>
      <w:r>
        <w:rPr>
          <w:b/>
          <w:bCs/>
        </w:rPr>
        <w:t xml:space="preserve">Definition 7 (Probability density function (PDF))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</w:t>
      </w:r>
      <w:r>
        <w:t xml:space="preserve"> </w:t>
      </w:r>
      <w:hyperlink w:anchor="def-continuous-rv">
        <w:r>
          <w:rPr>
            <w:rStyle w:val="Hyperlink"/>
          </w:rPr>
          <w:t xml:space="preserve">continuous random variable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density function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 any interval</w:t>
      </w:r>
      <w:r>
        <w:t xml:space="preserve"> </w:t>
      </w:r>
      <w:r>
        <w:t xml:space="preserve">is the</w:t>
      </w:r>
      <w:r>
        <w:t xml:space="preserve"> </w:t>
      </w:r>
      <w:hyperlink r:id="rId3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that interval: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≤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t> </m:t>
          </m:r>
          <m:r>
            <m:rPr>
              <m:nor/>
              <m:sty m:val="p"/>
            </m:rPr>
            <m:t>for all </m:t>
          </m:r>
          <m:r>
            <m:t>a</m:t>
          </m:r>
          <m:r>
            <m:rPr>
              <m:sty m:val="p"/>
            </m:rPr>
            <m:t>≤</m:t>
          </m:r>
          <m:r>
            <m:t>b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See also</w:t>
      </w:r>
      <w:r>
        <w:t xml:space="preserve"> </w:t>
      </w:r>
      <w:hyperlink r:id="rId33">
        <w:r>
          <w:rPr>
            <w:rStyle w:val="Hyperlink"/>
          </w:rPr>
          <w:t xml:space="preserve">https://en.wikipedia.org/wiki/Probability_density_function#Formal_definition</w:t>
        </w:r>
      </w:hyperlink>
    </w:p>
    <w:bookmarkStart w:id="35" w:name="def-uniform-set"/>
    <w:p>
      <w:pPr>
        <w:pStyle w:val="BodyText"/>
      </w:pPr>
      <w:r>
        <w:rPr>
          <w:b/>
          <w:bCs/>
        </w:rPr>
        <w:t xml:space="preserve">Definition 8 (Uniform distribution on a set)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 with a</w:t>
      </w:r>
      <w:r>
        <w:t xml:space="preserve"> </w:t>
      </w:r>
      <w:hyperlink r:id="rId34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uniform distribution</w:t>
      </w:r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</w:t>
      </w:r>
      <w:r>
        <w:t xml:space="preserve"> </w:t>
      </w:r>
      <w:hyperlink r:id="rId31">
        <w:r>
          <w:rPr>
            <w:rStyle w:val="Hyperlink"/>
          </w:rPr>
          <w:t xml:space="preserve">probability measure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μ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t>μ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A</m:t>
          </m:r>
          <m:r>
            <m:rPr>
              <m:sty m:val="p"/>
            </m:rPr>
            <m:t>⊆</m:t>
          </m:r>
          <m:r>
            <m:t>S</m:t>
          </m:r>
          <m:r>
            <m:rPr>
              <m:sty m:val="p"/>
            </m:rPr>
            <m:t>.</m:t>
          </m:r>
        </m:oMath>
      </m:oMathPara>
    </w:p>
    <w:bookmarkEnd w:id="35"/>
    <w:bookmarkStart w:id="36" w:name="def-uniform"/>
    <w:p>
      <w:pPr>
        <w:pStyle w:val="FirstParagraph"/>
      </w:pPr>
      <w:r>
        <w:rPr>
          <w:b/>
          <w:bCs/>
        </w:rPr>
        <w:t xml:space="preserve">Definition 9 (Uniform distribution on an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uniform distribution</w:t>
      </w:r>
      <w:r>
        <w:t xml:space="preserve"> </w:t>
      </w:r>
      <w:r>
        <w:t xml:space="preserve">on an interval</w:t>
      </w:r>
      <w:r>
        <w:t xml:space="preserve"> </w:t>
      </w:r>
      <m:oMath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uniform-set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the length),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β</m:t>
        </m:r>
      </m:oMath>
      <w:r>
        <w:t xml:space="preserve">,</w:t>
      </w:r>
      <w:r>
        <w:t xml:space="preserve"> </w:t>
      </w:r>
      <w:r>
        <w:t xml:space="preserve">is the distribution of a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β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α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α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β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bookmarkEnd w:id="36"/>
    <w:bookmarkStart w:id="37" w:name="exm-pdf"/>
    <w:p>
      <w:pPr>
        <w:pStyle w:val="FirstParagraph"/>
      </w:pPr>
      <w:r>
        <w:rPr>
          <w:b/>
          <w:bCs/>
        </w:rPr>
        <w:t xml:space="preserve">Example 8 (Subinterval probabilities of a uniform random variable)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and any subinterval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⊆</m:t>
        </m:r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r>
        <w:t xml:space="preserve"> </w:t>
      </w:r>
      <w:r>
        <w:t xml:space="preserve">(so</w:t>
      </w:r>
      <w:r>
        <w:t xml:space="preserve"> </w:t>
      </w:r>
      <m:oMath>
        <m:r>
          <m:t>α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β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probability density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β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den>
              </m:f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α</m:t>
              </m:r>
              <m:r>
                <m:rPr>
                  <m:sty m:val="p"/>
                </m:rPr>
                <m:t>,</m:t>
              </m:r>
              <m:r>
                <m:t>β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num>
                <m:den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In particular,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any subinterval</w:t>
      </w:r>
      <w:r>
        <w:t xml:space="preserve"> </w:t>
      </w:r>
      <w:r>
        <w:t xml:space="preserve">is proportional to that subinterval’s length.</w:t>
      </w:r>
      <w:r>
        <w:t xml:space="preserve"> </w:t>
      </w:r>
      <w:r>
        <w:t xml:space="preserve">For the standard uniform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otherwise,</w:t>
      </w:r>
      <w:r>
        <w:t xml:space="preserve"> </w:t>
      </w:r>
      <w:r>
        <w:t xml:space="preserve">giving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An interval reaching outside</w:t>
      </w:r>
      <w:r>
        <w:t xml:space="preserve"> </w:t>
      </w:r>
      <m:oMath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r>
        <w:t xml:space="preserve"> </w:t>
      </w:r>
      <w:r>
        <w:t xml:space="preserve">adds nothing to the probability,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there.</w:t>
      </w:r>
    </w:p>
    <w:bookmarkEnd w:id="37"/>
    <w:bookmarkStart w:id="38" w:name="thm-density-not-unique"/>
    <w:p>
      <w:pPr>
        <w:pStyle w:val="BodyText"/>
      </w:pPr>
      <w:r>
        <w:rPr>
          <w:b/>
          <w:bCs/>
        </w:rPr>
        <w:t xml:space="preserve">Theorem 1 (A density is not unique)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of a continuous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differs from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only finitely many points,</w:t>
      </w:r>
      <w:r>
        <w:t xml:space="preserve"> </w:t>
      </w:r>
      <w:r>
        <w:t xml:space="preserve">then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also a density of</w:t>
      </w:r>
      <w:r>
        <w:t xml:space="preserve"> </w:t>
      </w:r>
      <m:oMath>
        <m:r>
          <m:t>X</m:t>
        </m:r>
      </m:oMath>
      <w:r>
        <w:t xml:space="preserve">.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 difference</w:t>
      </w:r>
      <w:r>
        <w:t xml:space="preserve"> </w:t>
      </w:r>
      <m:oMath>
        <m:r>
          <m:t>g</m:t>
        </m:r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all but finitely many points,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the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that is 0 at all but finitely many points integrates to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a density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Together with</w:t>
      </w:r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, this is</w:t>
      </w:r>
      <w:r>
        <w:t xml:space="preserve"> </w:t>
      </w:r>
      <w:hyperlink w:anchor="def-pdf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g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So the value of a density at a single point carries no probability by itself.</w:t>
      </w:r>
      <w:r>
        <w:t xml:space="preserve"> </w:t>
      </w:r>
      <w:r>
        <w:t xml:space="preserve">These notes use the version that is continuous wherever possible.</w:t>
      </w:r>
    </w:p>
    <w:bookmarkStart w:id="39" w:name="thm-continuous-no-density"/>
    <w:p>
      <w:pPr>
        <w:pStyle w:val="BodyText"/>
      </w:pPr>
      <w:r>
        <w:rPr>
          <w:b/>
          <w:bCs/>
        </w:rPr>
        <w:t xml:space="preserve">Theorem 2 (Some continuous random variables have no density)</w:t>
      </w:r>
      <w:r>
        <w:t xml:space="preserve"> </w:t>
      </w:r>
      <w:r>
        <w:t xml:space="preserve">There exist continuous random variables</w:t>
      </w:r>
      <w:r>
        <w:t xml:space="preserve"> </w:t>
      </w:r>
      <w:r>
        <w:t xml:space="preserve">that have no</w:t>
      </w:r>
      <w:r>
        <w:t xml:space="preserve"> </w:t>
      </w:r>
      <w:hyperlink w:anchor="def-pdf">
        <w:r>
          <w:rPr>
            <w:rStyle w:val="Hyperlink"/>
          </w:rPr>
          <w:t xml:space="preserve">probability density function</w:t>
        </w:r>
      </w:hyperlink>
      <w:r>
        <w:t xml:space="preserve">.</w:t>
      </w:r>
    </w:p>
    <w:bookmarkEnd w:id="39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needs measure theory beyond these notes.</w:t>
      </w:r>
      <w:r>
        <w:t xml:space="preserve"> </w:t>
      </w:r>
      <w:r>
        <w:t xml:space="preserve">The standard example is the</w:t>
      </w:r>
      <w:r>
        <w:t xml:space="preserve"> </w:t>
      </w:r>
      <w:hyperlink r:id="rId40">
        <w:r>
          <w:rPr>
            <w:rStyle w:val="Hyperlink"/>
          </w:rPr>
          <w:t xml:space="preserve">Cantor distribution</w:t>
        </w:r>
      </w:hyperlink>
      <w:r>
        <w:t xml:space="preserve">,</w:t>
      </w:r>
      <w:r>
        <w:t xml:space="preserve"> </w:t>
      </w:r>
      <w:r>
        <w:t xml:space="preserve">which puts no probability on any single point,</w:t>
      </w:r>
      <w:r>
        <w:t xml:space="preserve"> </w:t>
      </w:r>
      <w:r>
        <w:t xml:space="preserve">but puts all of its probability on a set of total length 0,</w:t>
      </w:r>
      <w:r>
        <w:t xml:space="preserve"> </w:t>
      </w:r>
      <w:r>
        <w:t xml:space="preserve">so any candidate density would integrate to 0 over a set of probability 1.</w:t>
      </w:r>
    </w:p>
    <w:p>
      <w:pPr>
        <w:pStyle w:val="BodyText"/>
      </w:pPr>
      <w:r>
        <w:t xml:space="preserve">Every continuous random variable in these notes also has a</w:t>
      </w:r>
      <w:r>
        <w:t xml:space="preserve"> </w:t>
      </w:r>
      <w:hyperlink w:anchor="def-pdf">
        <w:r>
          <w:rPr>
            <w:rStyle w:val="Hyperlink"/>
          </w:rPr>
          <w:t xml:space="preserve">probability density function</w:t>
        </w:r>
      </w:hyperlink>
      <w:r>
        <w:t xml:space="preserve">.</w:t>
      </w:r>
      <w:r>
        <w:t xml:space="preserve"> </w:t>
      </w:r>
      <w:r>
        <w:t xml:space="preserve">Continuous random variables without a density</w:t>
      </w:r>
      <w:r>
        <w:t xml:space="preserve"> </w:t>
      </w:r>
      <w:r>
        <w:t xml:space="preserve">do not arise in applications.</w:t>
      </w:r>
    </w:p>
    <w:bookmarkStart w:id="41" w:name="def-normal"/>
    <w:p>
      <w:pPr>
        <w:pStyle w:val="BodyText"/>
      </w:pPr>
      <w:r>
        <w:rPr>
          <w:b/>
          <w:bCs/>
        </w:rPr>
        <w:t xml:space="preserve">Definition 10 (Normal distribution (Gaussian distribution))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normal distribution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Gaussian distribution</w:t>
      </w:r>
      <w:r>
        <w:t xml:space="preserve">)</w:t>
      </w:r>
      <w:r>
        <w:t xml:space="preserve"> </w:t>
      </w:r>
      <w:r>
        <w:t xml:space="preserve">with mean parameter</w:t>
      </w:r>
      <w:r>
        <w:t xml:space="preserve"> </w:t>
      </w:r>
      <m:oMath>
        <m:r>
          <m:t>μ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variance parameter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σ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41"/>
    <w:bookmarkStart w:id="42" w:name="exm-normal"/>
    <w:p>
      <w:pPr>
        <w:pStyle w:val="FirstParagraph"/>
      </w:pPr>
      <w:r>
        <w:rPr>
          <w:b/>
          <w:bCs/>
        </w:rPr>
        <w:t xml:space="preserve">Example 9 (Normal densities at their centers)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 the density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1</m:t>
                      </m:r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 density with 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0.1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the same steps give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0.1</m:t>
        </m:r>
        <m:rad>
          <m:radPr>
            <m:degHide m:val="on"/>
          </m:radPr>
          <m:deg/>
          <m:e>
            <m:r>
              <m:t>2</m:t>
            </m:r>
            <m:r>
              <m:t>π</m:t>
            </m:r>
          </m:e>
        </m:rad>
        <m:r>
          <m:rPr>
            <m:sty m:val="p"/>
          </m:rPr>
          <m:t>)</m:t>
        </m:r>
        <m:r>
          <m:rPr>
            <m:sty m:val="p"/>
          </m:rPr>
          <m:t>≈</m:t>
        </m:r>
        <m:r>
          <m:t>3.99</m:t>
        </m:r>
      </m:oMath>
      <w:r>
        <w:t xml:space="preserve">,</w:t>
      </w:r>
      <w:r>
        <w:t xml:space="preserve"> </w:t>
      </w:r>
      <w:r>
        <w:t xml:space="preserve">a density greater than 1.</w:t>
      </w:r>
    </w:p>
    <w:bookmarkEnd w:id="4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density is not a probability: it can exceed 1,</w:t>
      </w:r>
      <w:r>
        <w:t xml:space="preserve"> </w:t>
      </w:r>
      <w:r>
        <w:t xml:space="preserve">as the second density in</w:t>
      </w:r>
      <w:r>
        <w:t xml:space="preserve"> </w:t>
      </w:r>
      <w:hyperlink w:anchor="exm-normal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does.</w:t>
      </w:r>
    </w:p>
    <w:bookmarkStart w:id="43" w:name="thm-normal-density"/>
    <w:p>
      <w:pPr>
        <w:pStyle w:val="BodyText"/>
      </w:pPr>
      <w:r>
        <w:rPr>
          <w:b/>
          <w:bCs/>
        </w:rPr>
        <w:t xml:space="preserve">Theorem 3 (The normal density integrates to 1)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w:anchor="def-normal">
        <w:r>
          <w:rPr>
            <w:rStyle w:val="Hyperlink"/>
          </w:rPr>
          <w:t xml:space="preserve">Definition 10</w:t>
        </w:r>
      </w:hyperlink>
      <w:r>
        <w:t xml:space="preserve">), then: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σ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</m:e>
          </m:nary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sup>
          </m:sSup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43"/>
    <w:bookmarkStart w:id="46" w:name="thm-normal-moments"/>
    <w:p>
      <w:pPr>
        <w:pStyle w:val="FirstParagraph"/>
      </w:pPr>
      <w:r>
        <w:rPr>
          <w:b/>
          <w:bCs/>
        </w:rPr>
        <w:t xml:space="preserve">Theorem 4 (The mean and variance of the normal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w:anchor="def-normal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</w:t>
      </w:r>
      <w:r>
        <w:t xml:space="preserve"> </w:t>
      </w:r>
      <w:hyperlink r:id="rId44">
        <w:r>
          <w:rPr>
            <w:rStyle w:val="Hyperlink"/>
          </w:rPr>
          <w:t xml:space="preserve">mean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45">
        <w:r>
          <w:rPr>
            <w:rStyle w:val="Hyperlink"/>
          </w:rPr>
          <w:t xml:space="preserve">variance</w:t>
        </w:r>
      </w:hyperlink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46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proofs of these two theorems evaluate three integrals by calculus:</w:t>
      </w:r>
      <w:r>
        <w:t xml:space="preserve"> </w:t>
      </w:r>
      <w:r>
        <w:t xml:space="preserve">the total of the density, the mean integral and the variance integral.</w:t>
      </w:r>
      <w:r>
        <w:t xml:space="preserve"> </w:t>
      </w:r>
      <w:r>
        <w:t xml:space="preserve">The total is the Gaussian integral.</w:t>
      </w:r>
      <w:r>
        <w:t xml:space="preserve"> </w:t>
      </w:r>
      <w:r>
        <w:t xml:space="preserve">This page omits the proofs</w:t>
      </w:r>
      <w:r>
        <w:t xml:space="preserve"> </w:t>
      </w:r>
      <w:r>
        <w:t xml:space="preserve">(Casella and Berger 2002)</w:t>
      </w:r>
      <w:r>
        <w:t xml:space="preserve">.</w:t>
      </w:r>
      <w:r>
        <w:t xml:space="preserve"> </w:t>
      </w:r>
      <w:r>
        <w:t xml:space="preserve">These facts are where the parameters’ names come from.</w:t>
      </w:r>
    </w:p>
    <w:bookmarkStart w:id="47" w:name="def-std-normal"/>
    <w:p>
      <w:pPr>
        <w:pStyle w:val="BodyText"/>
      </w:pPr>
      <w:r>
        <w:rPr>
          <w:b/>
          <w:bCs/>
        </w:rPr>
        <w:t xml:space="preserve">Definition 11 (Standard normal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normal distribution</w:t>
      </w:r>
      <w:r>
        <w:t xml:space="preserve"> </w:t>
      </w:r>
      <w:r>
        <w:t xml:space="preserve">is the</w:t>
      </w:r>
      <w:r>
        <w:t xml:space="preserve"> </w:t>
      </w:r>
      <w:hyperlink w:anchor="def-normal">
        <w:r>
          <w:rPr>
            <w:rStyle w:val="Hyperlink"/>
          </w:rPr>
          <w:t xml:space="preserve">normal distribution</w:t>
        </w:r>
      </w:hyperlink>
      <w:r>
        <w:t xml:space="preserve"> </w:t>
      </w:r>
      <w:r>
        <w:t xml:space="preserve">with mean parameter 0 and variance parameter 1,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47"/>
    <w:bookmarkStart w:id="48" w:name="exm-std-normal"/>
    <w:p>
      <w:pPr>
        <w:pStyle w:val="BodyText"/>
      </w:pPr>
      <w:r>
        <w:rPr>
          <w:b/>
          <w:bCs/>
        </w:rPr>
        <w:t xml:space="preserve">Example 10 (Half of a standard normal lies below 0)</w:t>
      </w:r>
      <w:r>
        <w:t xml:space="preserve"> </w:t>
      </w:r>
      <w:r>
        <w:t xml:space="preserve">If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the standard normal distribution,</w:t>
      </w:r>
      <w:r>
        <w:t xml:space="preserve"> </w:t>
      </w:r>
      <w:r>
        <w:t xml:space="preserve">its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takes the same value at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z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≤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Those two probabilities sum to 1, because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 continuous</w:t>
      </w:r>
      <w:r>
        <w:t xml:space="preserve"> </w:t>
      </w:r>
      <m:oMath>
        <m:r>
          <m:t>Z</m:t>
        </m:r>
      </m:oMath>
      <w:r>
        <w:t xml:space="preserve">,</w:t>
      </w:r>
      <w:r>
        <w:t xml:space="preserve"> </w:t>
      </w:r>
      <w:r>
        <w:t xml:space="preserve">so each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48"/>
    <w:bookmarkStart w:id="49" w:name="def-exponential"/>
    <w:p>
      <w:pPr>
        <w:pStyle w:val="BodyText"/>
      </w:pPr>
      <w:r>
        <w:rPr>
          <w:b/>
          <w:bCs/>
        </w:rPr>
        <w:t xml:space="preserve">Definition 12 (Exponential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exponential distribution</w:t>
      </w:r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λ</m:t>
                    </m:r>
                    <m:sSup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λ</m:t>
                        </m:r>
                        <m:r>
                          <m:t>t</m:t>
                        </m:r>
                      </m:sup>
                    </m:sSup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bookmarkEnd w:id="49"/>
    <w:bookmarkStart w:id="50" w:name="exm-exponential"/>
    <w:p>
      <w:pPr>
        <w:pStyle w:val="FirstParagraph"/>
      </w:pPr>
      <w:r>
        <w:rPr>
          <w:b/>
          <w:bCs/>
        </w:rPr>
        <w:t xml:space="preserve">Example 11 (Probability of an event within one time unit)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exponential with rate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falls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0.5</m:t>
        </m:r>
      </m:oMath>
      <w:r>
        <w:t xml:space="preserve">, for example,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0.5</m:t>
            </m:r>
          </m:sup>
        </m:sSup>
        <m:r>
          <m:rPr>
            <m:sty m:val="p"/>
          </m:rPr>
          <m:t>≈</m:t>
        </m:r>
        <m:r>
          <m:t>0.393</m:t>
        </m:r>
      </m:oMath>
      <w:r>
        <w:t xml:space="preserve">.</w:t>
      </w:r>
    </w:p>
    <w:bookmarkEnd w:id="50"/>
    <w:bookmarkStart w:id="51" w:name="def-cdf"/>
    <w:p>
      <w:pPr>
        <w:pStyle w:val="BodyText"/>
      </w:pPr>
      <w:r>
        <w:rPr>
          <w:b/>
          <w:bCs/>
        </w:rPr>
        <w:t xml:space="preserve">Definition 13 (Cumulative distribution function (CDF))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(discrete or continuous),</w:t>
      </w:r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cumulative distribution function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.</m:t>
          </m:r>
        </m:oMath>
      </m:oMathPara>
    </w:p>
    <w:bookmarkEnd w:id="51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CDF is always defined, whether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discrete or continuous.</w:t>
      </w:r>
    </w:p>
    <w:p>
      <w:pPr>
        <w:pStyle w:val="BodyText"/>
      </w:pPr>
      <w:r>
        <w:t xml:space="preserve">See also</w:t>
      </w:r>
      <w:r>
        <w:t xml:space="preserve"> </w:t>
      </w:r>
      <w:hyperlink r:id="rId52">
        <w:r>
          <w:rPr>
            <w:rStyle w:val="Hyperlink"/>
          </w:rPr>
          <w:t xml:space="preserve">https://en.wikipedia.org/wiki/Cumulative_distribution_function</w:t>
        </w:r>
      </w:hyperlink>
    </w:p>
    <w:bookmarkStart w:id="53" w:name="exm-cdf"/>
    <w:p>
      <w:pPr>
        <w:pStyle w:val="BodyText"/>
      </w:pPr>
      <w:r>
        <w:rPr>
          <w:b/>
          <w:bCs/>
        </w:rPr>
        <w:t xml:space="preserve">Example 12 (CDF of the number of heads)</w:t>
      </w:r>
      <w:r>
        <w:t xml:space="preserve"> </w:t>
      </w:r>
      <w:r>
        <w:t xml:space="preserve">Summing the PMF in</w:t>
      </w:r>
      <w:r>
        <w:t xml:space="preserve"> </w:t>
      </w:r>
      <w:hyperlink w:anchor="exm-pmf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over values at or below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  <m:mr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4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1</m:t>
                    </m:r>
                  </m:e>
                </m:mr>
                <m:mr>
                  <m:e>
                    <m:f>
                      <m:fPr>
                        <m:type m:val="lin"/>
                      </m:fPr>
                      <m:num>
                        <m:r>
                          <m:t>3</m:t>
                        </m:r>
                      </m:num>
                      <m:den>
                        <m:r>
                          <m:t>4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bookmarkEnd w:id="53"/>
    <w:bookmarkStart w:id="54" w:name="thm-cdf-properties"/>
    <w:p>
      <w:pPr>
        <w:pStyle w:val="FirstParagraph"/>
      </w:pPr>
      <w:r>
        <w:rPr>
          <w:b/>
          <w:bCs/>
        </w:rPr>
        <w:t xml:space="preserve">Theorem 5 (Properties of a CDF)</w:t>
      </w:r>
      <w:r>
        <w:t xml:space="preserve"> </w:t>
      </w:r>
      <w:r>
        <w:t xml:space="preserve">The</w:t>
      </w:r>
      <w:r>
        <w:t xml:space="preserve"> </w:t>
      </w:r>
      <w:hyperlink w:anchor="def-cdf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of any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and: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t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t>t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i/>
          <w:iCs/>
        </w:rPr>
        <w:t xml:space="preserve">Non-decreasing.</w:t>
      </w:r>
      <w:r>
        <w:t xml:space="preserve"> </w:t>
      </w: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&lt;</m:t>
        </m:r>
        <m:r>
          <m:t>t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s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s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r:id="rId55">
        <w:r>
          <w:rPr>
            <w:rStyle w:val="Hyperlink"/>
          </w:rPr>
          <w:t xml:space="preserve">finite additivity</w:t>
        </w:r>
      </w:hyperlink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(probabilities are non-negative)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Limit at</w:t>
      </w:r>
      <w:r>
        <w:rPr>
          <w:i/>
          <w:iCs/>
        </w:rP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 are decreasing,</w:t>
      </w:r>
      <w:r>
        <w:t xml:space="preserve"> </w:t>
      </w:r>
      <w:r>
        <w:t xml:space="preserve">and their intersection is empty,</w:t>
      </w:r>
      <w:r>
        <w:t xml:space="preserve"> </w:t>
      </w:r>
      <w:r>
        <w:t xml:space="preserve">because every outcome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56">
        <w:r>
          <w:rPr>
            <w:rStyle w:val="Hyperlink"/>
          </w:rPr>
          <w:t xml:space="preserve">continuity of probability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n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n</m:t>
        </m:r>
      </m:oMath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n</m:t>
            </m:r>
          </m:e>
        </m:d>
        <m:r>
          <m:t>​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Limit at</w:t>
      </w:r>
      <w:r>
        <w:rPr>
          <w:i/>
          <w:iCs/>
        </w:rPr>
        <w:t xml:space="preserve"> </w:t>
      </w:r>
      <m:oMath>
        <m:r>
          <m:rPr>
            <m:sty m:val="p"/>
          </m:rPr>
          <m:t>∞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&gt;</m:t>
        </m:r>
        <m:r>
          <m:t>n</m:t>
        </m:r>
        <m:r>
          <m:rPr>
            <m:sty m:val="p"/>
          </m:rPr>
          <m:t>}</m:t>
        </m:r>
      </m:oMath>
      <w:r>
        <w:t xml:space="preserve"> </w:t>
      </w:r>
      <w:r>
        <w:t xml:space="preserve">are decreasing,</w:t>
      </w:r>
      <w:r>
        <w:t xml:space="preserve"> </w:t>
      </w:r>
      <w:r>
        <w:t xml:space="preserve">and their intersection is empty,</w:t>
      </w:r>
      <w:r>
        <w:t xml:space="preserve"> </w:t>
      </w:r>
      <w:r>
        <w:t xml:space="preserve">because every outcome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continuity of probability,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so, by the</w:t>
      </w:r>
      <w:r>
        <w:t xml:space="preserve"> </w:t>
      </w:r>
      <w:hyperlink r:id="rId22">
        <w:r>
          <w:rPr>
            <w:rStyle w:val="Hyperlink"/>
          </w:rPr>
          <w:t xml:space="preserve">complement rule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→</m:t>
        </m:r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Start w:id="58" w:name="thm-cdf-characterizes"/>
    <w:p>
      <w:pPr>
        <w:pStyle w:val="BodyText"/>
      </w:pPr>
      <w:r>
        <w:rPr>
          <w:b/>
          <w:bCs/>
        </w:rPr>
        <w:t xml:space="preserve">Theorem 6 (The CDF determines the distribution)</w:t>
      </w:r>
      <w:r>
        <w:t xml:space="preserve"> </w:t>
      </w:r>
      <w:r>
        <w:t xml:space="preserve">If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the same</w:t>
      </w:r>
      <w:r>
        <w:t xml:space="preserve"> </w:t>
      </w:r>
      <w:hyperlink w:anchor="def-cdf">
        <w:r>
          <w:rPr>
            <w:rStyle w:val="Hyperlink"/>
          </w:rPr>
          <w:t xml:space="preserve">CDF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w:hyperlink r:id="rId57">
        <w:r>
          <w:rPr>
            <w:rStyle w:val="Hyperlink"/>
          </w:rPr>
          <w:t xml:space="preserve">Borel set</w:t>
        </w:r>
      </w:hyperlink>
      <w:r>
        <w:t xml:space="preserve"> </w:t>
      </w:r>
      <m:oMath>
        <m:r>
          <m:t>B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which includes every interval,</w:t>
      </w:r>
      <w:r>
        <w:t xml:space="preserve"> </w:t>
      </w:r>
      <w:r>
        <w:t xml:space="preserve">and every set built from intervals by countably many unions, intersections, and complements.</w:t>
      </w:r>
    </w:p>
    <w:bookmarkEnd w:id="5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needs measure theory beyond these notes</w:t>
      </w:r>
      <w:r>
        <w:t xml:space="preserve"> </w:t>
      </w:r>
      <w:r>
        <w:t xml:space="preserve">(Billingsley 1995)</w:t>
      </w:r>
      <w:r>
        <w:t xml:space="preserve">;</w:t>
      </w:r>
      <w:r>
        <w:t xml:space="preserve"> </w:t>
      </w:r>
      <w:r>
        <w:t xml:space="preserve">see also</w:t>
      </w:r>
      <w:r>
        <w:t xml:space="preserve"> </w:t>
      </w:r>
      <w:hyperlink r:id="rId52">
        <w:r>
          <w:rPr>
            <w:rStyle w:val="Hyperlink"/>
          </w:rPr>
          <w:t xml:space="preserve">https://en.wikipedia.org/wiki/Cumulative_distribution_function</w:t>
        </w:r>
      </w:hyperlink>
      <w:r>
        <w:t xml:space="preserve">.</w:t>
      </w:r>
    </w:p>
    <w:bookmarkStart w:id="59" w:name="def-quantile-function"/>
    <w:p>
      <w:pPr>
        <w:pStyle w:val="BodyText"/>
      </w:pPr>
      <w:r>
        <w:rPr>
          <w:b/>
          <w:bCs/>
        </w:rPr>
        <w:t xml:space="preserve">Definition 14 (Quantile function (population inverse CDF))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w:anchor="def-cdf">
        <w:r>
          <w:rPr>
            <w:rStyle w:val="Hyperlink"/>
          </w:rPr>
          <w:t xml:space="preserve">cumulative distribution function (CDF)</w:t>
        </w:r>
      </w:hyperlink>
      <w:r>
        <w:t xml:space="preserve"> </w:t>
      </w:r>
      <m:oMath>
        <m:r>
          <m:rPr>
            <m:sty m:val="p"/>
          </m:rPr>
          <m:t>F</m:t>
        </m:r>
      </m:oMath>
      <w:r>
        <w:t xml:space="preserve">,</w:t>
      </w:r>
      <w:r>
        <w:t xml:space="preserve"> </w:t>
      </w:r>
      <w:r>
        <w:t xml:space="preserve">its population</w:t>
      </w:r>
      <w:r>
        <w:t xml:space="preserve"> </w:t>
      </w:r>
      <w:r>
        <w:rPr>
          <w:b/>
          <w:bCs/>
        </w:rPr>
        <w:t xml:space="preserve">quantile function</w:t>
      </w:r>
      <w:r>
        <w:t xml:space="preserve"> </w:t>
      </w:r>
      <w:r>
        <w:t xml:space="preserve">(generalized inverse of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)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Q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p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p</m:t>
          </m:r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restriction to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keeps</w:t>
      </w:r>
      <w:r>
        <w:t xml:space="preserve"> </w:t>
      </w:r>
      <m:oMath>
        <m:r>
          <m:rPr>
            <m:sty m:val="p"/>
          </m:rPr>
          <m:t>Q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finite: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:</m:t>
            </m:r>
            <m:r>
              <m:rPr>
                <m:sty m:val="p"/>
              </m:rPr>
              <m:t>F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t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empty whenever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as for a</w:t>
      </w:r>
      <w:r>
        <w:t xml:space="preserve"> </w:t>
      </w:r>
      <w:hyperlink w:anchor="def-normal">
        <w:r>
          <w:rPr>
            <w:rStyle w:val="Hyperlink"/>
          </w:rPr>
          <w:t xml:space="preserve">normal distribution</w:t>
        </w:r>
      </w:hyperlink>
      <w:r>
        <w:t xml:space="preserve">, and the infimum of the empty set is</w:t>
      </w:r>
      <w:r>
        <w:t xml:space="preserve"> </w:t>
      </w:r>
      <m:oMath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.</w:t>
      </w:r>
    </w:p>
    <w:bookmarkStart w:id="60" w:name="exm-quantile-function"/>
    <w:p>
      <w:pPr>
        <w:pStyle w:val="BodyText"/>
      </w:pPr>
      <w:r>
        <w:rPr>
          <w:b/>
          <w:bCs/>
        </w:rPr>
        <w:t xml:space="preserve">Example 13 (Median of the number of heads)</w:t>
      </w:r>
      <w:r>
        <w:t xml:space="preserve"> </w:t>
      </w:r>
      <w:r>
        <w:t xml:space="preserve">From</w:t>
      </w:r>
      <w:r>
        <w:t xml:space="preserve"> </w:t>
      </w:r>
      <w:hyperlink w:anchor="exm-cdf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0.5</m:t>
        </m:r>
      </m:oMath>
      <w:r>
        <w:t xml:space="preserve"> </w:t>
      </w:r>
      <w:r>
        <w:t xml:space="preserve">first holds 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median of the number of heads is</w:t>
      </w:r>
      <w:r>
        <w:t xml:space="preserve"> </w:t>
      </w:r>
      <m:oMath>
        <m:r>
          <m:rPr>
            <m:sty m:val="p"/>
          </m:rPr>
          <m:t>Q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0.5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0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hyperlink w:anchor="fig-pmf-cdf-quantil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mass function, CDF and quantile function</w:t>
      </w:r>
      <w:r>
        <w:t xml:space="preserve"> </w:t>
      </w:r>
      <w:r>
        <w:t xml:space="preserve">of the number of heads in two fair coin flips (top row),</w:t>
      </w:r>
      <w:r>
        <w:t xml:space="preserve"> </w:t>
      </w:r>
      <w:r>
        <w:t xml:space="preserve">beside the density, CDF and quantile function of a standard normal variable (bottom row).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4" w:name="fig-pmf-cdf-quantile"/>
          <w:p>
            <w:pPr>
              <w:jc w:val="center"/>
            </w:pPr>
            <w:r>
              <w:drawing>
                <wp:inline>
                  <wp:extent cx="5334000" cy="2963333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random-variables_files/figure-docx/pmf-cdf-quantile-plot-1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96333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A probability mass function, cumulative distribution function and quantile function</w:t>
            </w:r>
            <w:r>
              <w:t xml:space="preserve"> </w:t>
            </w:r>
            <w:r>
              <w:t xml:space="preserve">for a discrete random variable</w:t>
            </w:r>
            <w:r>
              <w:t xml:space="preserve"> </w:t>
            </w:r>
            <w:r>
              <w:t xml:space="preserve">(top row: the number of heads in two fair coin flips)</w:t>
            </w:r>
            <w:r>
              <w:t xml:space="preserve"> </w:t>
            </w:r>
            <w:r>
              <w:t xml:space="preserve">and a continuous one</w:t>
            </w:r>
            <w:r>
              <w:t xml:space="preserve"> </w:t>
            </w:r>
            <w:r>
              <w:t xml:space="preserve">(bottom row: the standard normal distribution).</w:t>
            </w:r>
            <w:r>
              <w:t xml:space="preserve"> </w:t>
            </w:r>
            <w:r>
              <w:t xml:space="preserve">The shaded area under the normal density up to a point equals the CDF at that point.</w:t>
            </w:r>
            <w:r>
              <w:t xml:space="preserve"> </w:t>
            </w:r>
            <w:r>
              <w:t xml:space="preserve">The quantile function reverses the CDF:</w:t>
            </w:r>
            <w:r>
              <w:t xml:space="preserve"> </w:t>
            </w:r>
            <w:r>
              <w:t xml:space="preserve">its axes are the CDF’s, swapped.</w:t>
            </w:r>
          </w:p>
          <w:bookmarkEnd w:id="64"/>
        </w:tc>
      </w:tr>
    </w:tbl>
    <w:bookmarkStart w:id="65" w:name="thm-density-vs-CDF"/>
    <w:p>
      <w:pPr>
        <w:pStyle w:val="BodyText"/>
      </w:pPr>
      <w:r>
        <w:rPr>
          <w:b/>
          <w:bCs/>
        </w:rPr>
        <w:t xml:space="preserve">Theorem 7 (A density integrates to the CDF)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t>t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any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t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density)</m:t>
              </m:r>
            </m:e>
          </m:eqArr>
        </m:oMath>
      </m:oMathPara>
    </w:p>
    <w:p>
      <w:pPr>
        <w:pStyle w:val="FirstParagraph"/>
      </w:pPr>
      <w:r>
        <w:t xml:space="preserve">Letting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thm-cdf-properties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which gives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t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</w:p>
    <w:bookmarkStart w:id="66" w:name="thm-cdf-derivative-is-density"/>
    <w:p>
      <w:pPr>
        <w:pStyle w:val="BodyText"/>
      </w:pPr>
      <w:r>
        <w:rPr>
          <w:b/>
          <w:bCs/>
        </w:rPr>
        <w:t xml:space="preserve">Theorem 8 (The derivative of the CDF is the density where the density is continuous)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,</w:t>
      </w:r>
      <w:r>
        <w:t xml:space="preserve"> </w:t>
      </w:r>
      <w:r>
        <w:t xml:space="preserve">then at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t</m:t>
              </m:r>
            </m:den>
          </m:f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</m:oMath>
      </m:oMathPara>
    </w:p>
    <w:bookmarkEnd w:id="6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nsity-vs-CDF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t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The fundamental theorem of calculus then 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t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continuous.</w:t>
      </w:r>
    </w:p>
    <w:bookmarkStart w:id="67" w:name="cor-cdf-derivative-density-ae"/>
    <w:p>
      <w:pPr>
        <w:pStyle w:val="BodyText"/>
      </w:pPr>
      <w:r>
        <w:rPr>
          <w:b/>
          <w:bCs/>
        </w:rPr>
        <w:t xml:space="preserve">Corollary 1 (A CDF has its density as derivative at all but finitely many points)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and a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is continuous at all but finitely many points,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differentiable with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</m:oMath>
      <w:r>
        <w:t xml:space="preserve"> </w:t>
      </w:r>
      <w:r>
        <w:t xml:space="preserve">at all but finitely many points.</w:t>
      </w:r>
    </w:p>
    <w:bookmarkEnd w:id="6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At every point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continuous,</w:t>
      </w:r>
      <w:r>
        <w:t xml:space="preserve"> </w:t>
      </w:r>
      <w:hyperlink w:anchor="thm-cdf-derivative-is-density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by assumption those are all but finitely many points.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Every density in these notes is continuous at all but finitely many points,</w:t>
      </w:r>
      <w:r>
        <w:t xml:space="preserve"> </w:t>
      </w:r>
      <w:r>
        <w:t xml:space="preserve">so</w:t>
      </w:r>
      <w:r>
        <w:t xml:space="preserve"> </w:t>
      </w:r>
      <w:hyperlink w:anchor="cor-cdf-derivative-density-a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applies to each of them.</w:t>
      </w:r>
    </w:p>
    <w:bookmarkStart w:id="68" w:name="exm-density-vs-CDF"/>
    <w:p>
      <w:pPr>
        <w:pStyle w:val="BodyText"/>
      </w:pPr>
      <w:r>
        <w:rPr>
          <w:b/>
          <w:bCs/>
        </w:rPr>
        <w:t xml:space="preserve">Example 14 (CDF and density of a uniform random variable)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</w:t>
      </w:r>
      <w:r>
        <w:t xml:space="preserve"> 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is the integral of the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at 0, and substitute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jumps from 1 to 0, and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has no derivative:</w:t>
      </w:r>
      <w:r>
        <w:t xml:space="preserve"> </w:t>
      </w:r>
      <w:r>
        <w:t xml:space="preserve">its slope is 1 on the left and 0 on the right.</w:t>
      </w:r>
    </w:p>
    <w:bookmarkEnd w:id="68"/>
    <w:bookmarkStart w:id="69" w:name="thm-cdf-derivative-density"/>
    <w:p>
      <w:pPr>
        <w:pStyle w:val="BodyText"/>
      </w:pPr>
      <w:r>
        <w:rPr>
          <w:b/>
          <w:bCs/>
        </w:rPr>
        <w:t xml:space="preserve">Theorem 9 (A piecewise-smooth CDF has its derivative as a density)</w:t>
      </w:r>
      <w:r>
        <w:t xml:space="preserve"> </w:t>
      </w:r>
      <w:r>
        <w:t xml:space="preserve">If the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everywhere,</w:t>
      </w:r>
      <w:r>
        <w:t xml:space="preserve"> </w:t>
      </w:r>
      <w:r>
        <w:t xml:space="preserve">and has a continuous derivative at all but finitely many points,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(given any values at the finitely many exceptional points)</w:t>
      </w:r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</w:p>
    <w:bookmarkEnd w:id="6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events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\</m:t>
        </m:r>
        <m:r>
          <m:t>A</m:t>
        </m:r>
      </m:oMath>
      <w:r>
        <w:t xml:space="preserve">,</w:t>
      </w:r>
      <w:r>
        <w:t xml:space="preserve"> </w:t>
      </w:r>
      <w:r>
        <w:t xml:space="preserve">so additivity gives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Δ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(probabilities are non-negative)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⊆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Δ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Then, for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p>
                    <m:e>
                      <m:r>
                        <m:rPr>
                          <m:sty m:val="p"/>
                        </m:rP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(fundamental theorem of calculus)</m:t>
              </m:r>
            </m:e>
          </m:eqArr>
        </m:oMath>
      </m:oMathPara>
    </w:p>
    <w:p>
      <w:pPr>
        <w:pStyle w:val="FirstParagraph"/>
      </w:pPr>
      <w:r>
        <w:t xml:space="preserve">The last step applies the fundamental theorem of calculus</w:t>
      </w:r>
      <w:r>
        <w:t xml:space="preserve"> </w:t>
      </w:r>
      <w:r>
        <w:t xml:space="preserve">on each piece 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between exceptional points,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continuous,</w:t>
      </w:r>
      <w:r>
        <w:t xml:space="preserve"> </w:t>
      </w:r>
      <w:r>
        <w:t xml:space="preserve">and joins the pieces using the continuity of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at the exceptional points.</w:t>
      </w:r>
      <w:r>
        <w:t xml:space="preserve"> </w:t>
      </w:r>
      <w:r>
        <w:t xml:space="preserve">Finally,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wherever it exists, because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non-decreasing (</w:t>
      </w:r>
      <w:hyperlink w:anchor="thm-cdf-properties">
        <w:r>
          <w:rPr>
            <w:rStyle w:val="Hyperlink"/>
          </w:rPr>
          <w:t xml:space="preserve">Theorem 5</w:t>
        </w:r>
      </w:hyperlink>
      <w:r>
        <w:t xml:space="preserve">).</w:t>
      </w:r>
    </w:p>
    <w:bookmarkStart w:id="70" w:name="exm-cdf-derivative-density"/>
    <w:p>
      <w:pPr>
        <w:pStyle w:val="BodyText"/>
      </w:pPr>
      <w:r>
        <w:rPr>
          <w:b/>
          <w:bCs/>
        </w:rPr>
        <w:t xml:space="preserve">Example 15 (A density from a CDF with a corner)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CDF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1</m:t>
        </m:r>
      </m:oMath>
      <w:r>
        <w:t xml:space="preserve">.</w:t>
      </w:r>
      <w:r>
        <w:t xml:space="preserve"> </w:t>
      </w:r>
      <w:r>
        <w:t xml:space="preserve">This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continuous everywhere,</w:t>
      </w:r>
      <w:r>
        <w:t xml:space="preserve"> </w:t>
      </w:r>
      <w:r>
        <w:t xml:space="preserve">and has a continuous derivative everywhere except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where its slope drops from 2 to 0.</w:t>
      </w:r>
      <w:r>
        <w:t xml:space="preserve"> </w:t>
      </w:r>
      <w:r>
        <w:t xml:space="preserve">By</w:t>
      </w:r>
      <w:r>
        <w:t xml:space="preserve"> </w:t>
      </w:r>
      <w:hyperlink w:anchor="thm-cdf-derivative-density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with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As a check,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2</m:t>
            </m:r>
          </m:e>
        </m:nary>
        <m:r>
          <m:t>t</m:t>
        </m:r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70"/>
    <w:bookmarkStart w:id="71" w:name="thm-density-limit"/>
    <w:p>
      <w:pPr>
        <w:pStyle w:val="BodyText"/>
      </w:pPr>
      <w:r>
        <w:rPr>
          <w:b/>
          <w:bCs/>
        </w:rPr>
        <w:t xml:space="preserve">Theorem 10 (A density as a limit of interval probabilities)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limit of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an interval starting 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divided by the width of that interval,</w:t>
      </w:r>
      <w:r>
        <w:t xml:space="preserve"> </w:t>
      </w:r>
      <w:r>
        <w:t xml:space="preserve">as that width shrinks to 0: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</m:oMath>
      </m:oMathPara>
    </w:p>
    <w:bookmarkEnd w:id="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≤</m:t>
                  </m:r>
                  <m:r>
                    <m:t>X</m:t>
                  </m:r>
                  <m:r>
                    <m:rPr>
                      <m:sty m:val="p"/>
                    </m:rPr>
                    <m:t>&lt;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&lt;</m:t>
                  </m:r>
                  <m:r>
                    <m:t>X</m:t>
                  </m:r>
                  <m:r>
                    <m:rPr>
                      <m:sty m:val="p"/>
                    </m:rPr>
                    <m:t>≤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Δ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cdf-derivative-is-density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this difference quotient converges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small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Δ</m:t>
        </m:r>
        <m:r>
          <m:rPr>
            <m:sty m:val="p"/>
          </m:rPr>
          <m:t>≈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Although a density is not unique (</w:t>
      </w:r>
      <w:hyperlink w:anchor="thm-density-not-unique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this limit pins down its value at every point where it is continuous.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Rothman et al. (2021)</w:t>
      </w:r>
      <w:r>
        <w:t xml:space="preserve"> </w:t>
      </w:r>
      <w:r>
        <w:t xml:space="preserve">(Chapter 22, p. 535).</w:t>
      </w:r>
    </w:p>
    <w:bookmarkStart w:id="72" w:name="exm-density-limit"/>
    <w:p>
      <w:pPr>
        <w:pStyle w:val="BodyText"/>
      </w:pPr>
      <w:r>
        <w:rPr>
          <w:b/>
          <w:bCs/>
        </w:rPr>
        <w:t xml:space="preserve">Example 16 (The uniform density as a limit)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Δ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−</m:t>
        </m:r>
        <m:r>
          <m:t>x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Δ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, the interval eventually misses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so the limit 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Both agree with the density of</w:t>
      </w:r>
      <w:r>
        <w:t xml:space="preserve"> 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.</w:t>
      </w:r>
    </w:p>
    <w:bookmarkEnd w:id="72"/>
    <w:bookmarkStart w:id="73" w:name="prp-density-limit-right-derivative"/>
    <w:p>
      <w:pPr>
        <w:pStyle w:val="BodyText"/>
      </w:pPr>
      <w:r>
        <w:rPr>
          <w:b/>
          <w:bCs/>
        </w:rPr>
        <w:t xml:space="preserve">Proposition 1 (The density limit is the right derivative of the CDF)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Δ</m:t>
              </m:r>
            </m:den>
          </m:f>
        </m:oMath>
      </m:oMathPara>
    </w:p>
    <w:p>
      <w:pPr>
        <w:pStyle w:val="FirstParagraph"/>
      </w:pPr>
      <w:r>
        <w:t xml:space="preserve">whenever either limit exists;</w:t>
      </w:r>
      <w:r>
        <w:t xml:space="preserve"> </w:t>
      </w:r>
      <w:r>
        <w:t xml:space="preserve">the right-hand side is the right derivative of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</w:p>
    <w:bookmarkEnd w:id="7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two lines of the proof of</w:t>
      </w:r>
      <w:r>
        <w:t xml:space="preserve"> </w:t>
      </w:r>
      <w:hyperlink w:anchor="thm-density-limit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use only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so for every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two quotients are equal.</w:t>
      </w:r>
      <w:r>
        <w:t xml:space="preserve"> </w:t>
      </w:r>
      <w:r>
        <w:t xml:space="preserve">Equal functions of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have the same limit 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,</w:t>
      </w:r>
      <w:r>
        <w:t xml:space="preserve"> </w:t>
      </w:r>
      <w:r>
        <w:t xml:space="preserve">or both have none.</w:t>
      </w:r>
    </w:p>
    <w:bookmarkStart w:id="74" w:name="exm-density-limit-jump"/>
    <w:p>
      <w:pPr>
        <w:pStyle w:val="BodyText"/>
      </w:pPr>
      <w:r>
        <w:rPr>
          <w:b/>
          <w:bCs/>
        </w:rPr>
        <w:t xml:space="preserve">Example 17 (The density limit at a jump)</w:t>
      </w:r>
      <w:r>
        <w:t xml:space="preserve"> </w:t>
      </w:r>
      <w:r>
        <w:t xml:space="preserve">At a point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continuous,</w:t>
      </w:r>
      <w:r>
        <w:t xml:space="preserve"> </w:t>
      </w:r>
      <w:r>
        <w:t xml:space="preserve">the limit can differ from the chosen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</w:t>
      </w:r>
      <w:r>
        <w:t xml:space="preserve"> 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which sets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; one point does not change an integral)</m:t>
              </m:r>
            </m:e>
          </m:eqArr>
        </m:oMath>
      </m:oMathPara>
    </w:p>
    <w:p>
      <w:pPr>
        <w:pStyle w:val="FirstParagraph"/>
      </w:pPr>
      <w:r>
        <w:t xml:space="preserve">So the limit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0,</w:t>
      </w:r>
      <w:r>
        <w:t xml:space="preserve"> </w:t>
      </w:r>
      <w:r>
        <w:t xml:space="preserve">although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prp-density-limit-right-derivative">
        <w:r>
          <w:rPr>
            <w:rStyle w:val="Hyperlink"/>
          </w:rPr>
          <w:t xml:space="preserve">Proposition 1</w:t>
        </w:r>
      </w:hyperlink>
      <w:r>
        <w:t xml:space="preserve">,</w:t>
      </w:r>
      <w:r>
        <w:t xml:space="preserve"> </w:t>
      </w:r>
      <w:r>
        <w:t xml:space="preserve">0 is also the right derivative of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at 1,</w:t>
      </w:r>
      <w:r>
        <w:t xml:space="preserve"> </w:t>
      </w:r>
      <w:r>
        <w:t xml:space="preserve">matching the slope of 0 on the right in</w:t>
      </w:r>
      <w:r>
        <w:t xml:space="preserve"> </w:t>
      </w:r>
      <w:hyperlink w:anchor="exm-density-vs-CDF">
        <w:r>
          <w:rPr>
            <w:rStyle w:val="Hyperlink"/>
          </w:rPr>
          <w:t xml:space="preserve">Example 14</w:t>
        </w:r>
      </w:hyperlink>
      <w:r>
        <w:t xml:space="preserve">.</w:t>
      </w:r>
    </w:p>
    <w:bookmarkEnd w:id="74"/>
    <w:bookmarkStart w:id="75" w:name="thm-density-sums-to-one"/>
    <w:p>
      <w:pPr>
        <w:pStyle w:val="BodyText"/>
      </w:pPr>
      <w:r>
        <w:rPr>
          <w:b/>
          <w:bCs/>
        </w:rPr>
        <w:t xml:space="preserve">Theorem 11 (Density functions integrate to 1)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an improper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is the integral of the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(limit of a CDF)</m:t>
              </m:r>
            </m:e>
          </m:eqArr>
        </m:oMath>
      </m:oMathPara>
    </w:p>
    <w:p>
      <w:pPr>
        <w:pStyle w:val="FirstParagraph"/>
      </w:pPr>
      <w:r>
        <w:t xml:space="preserve">The last step is</w:t>
      </w:r>
      <w:r>
        <w:t xml:space="preserve"> </w:t>
      </w:r>
      <w:hyperlink w:anchor="thm-cdf-properties">
        <w:r>
          <w:rPr>
            <w:rStyle w:val="Hyperlink"/>
          </w:rPr>
          <w:t xml:space="preserve">Theorem 5</w:t>
        </w:r>
      </w:hyperlink>
      <w:r>
        <w:t xml:space="preserve">.</w:t>
      </w:r>
    </w:p>
    <w:bookmarkStart w:id="76" w:name="exm-density-sums-to-one"/>
    <w:p>
      <w:pPr>
        <w:pStyle w:val="BodyText"/>
      </w:pPr>
      <w:r>
        <w:rPr>
          <w:b/>
          <w:bCs/>
        </w:rPr>
        <w:t xml:space="preserve">Example 18 (The uniform density integrates to 1)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6"/>
    <w:bookmarkStart w:id="77" w:name="def-jointly-distributed"/>
    <w:p>
      <w:pPr>
        <w:pStyle w:val="FirstParagraph"/>
      </w:pPr>
      <w:r>
        <w:rPr>
          <w:b/>
          <w:bCs/>
        </w:rPr>
        <w:t xml:space="preserve">Definition 15 (Jointly distributed random variables)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jointly distributed</w:t>
      </w:r>
      <w:r>
        <w:t xml:space="preserve"> </w:t>
      </w:r>
      <w:r>
        <w:t xml:space="preserve">when they are defined on the same</w:t>
      </w:r>
      <w:r>
        <w:t xml:space="preserve"> </w:t>
      </w:r>
      <w:hyperlink r:id="rId10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so that an event about several of them at once,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has a probability.</w:t>
      </w:r>
    </w:p>
    <w:bookmarkEnd w:id="77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We write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r>
          <m:t>Y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}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similarly for more variables.</w:t>
      </w:r>
    </w:p>
    <w:bookmarkStart w:id="78" w:name="exm-jointly-distributed"/>
    <w:p>
      <w:pPr>
        <w:pStyle w:val="BodyText"/>
      </w:pPr>
      <w:r>
        <w:rPr>
          <w:b/>
          <w:bCs/>
        </w:rPr>
        <w:t xml:space="preserve">Example 19 (The first flip and the total)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indicate heads on the first flip (as in</w:t>
      </w:r>
      <w:r>
        <w:t xml:space="preserve"> </w:t>
      </w:r>
      <w:hyperlink w:anchor="exm-bernoulli-pmf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total number of heads.</w:t>
      </w:r>
      <w:r>
        <w:t xml:space="preserve"> </w:t>
      </w:r>
      <w:r>
        <w:t xml:space="preserve">Both are functions on the same sample space,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H</m:t>
            </m:r>
            <m:r>
              <m:rPr>
                <m:sty m:val="p"/>
              </m:rPr>
              <m:t>,</m:t>
            </m:r>
            <m:r>
              <m:t>H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t>H</m:t>
            </m:r>
            <m:r>
              <m:rPr>
                <m:sty m:val="p"/>
              </m:rPr>
              <m:t>,</m:t>
            </m:r>
            <m:r>
              <m:t>T</m:t>
            </m:r>
            <m:r>
              <m:t>T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they are jointly distributed, and, for example: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∩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  <m:r>
                    <m:t>H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bookmarkEnd w:id="78"/>
    <w:bookmarkStart w:id="80" w:name="def-joint-distribution"/>
    <w:p>
      <w:pPr>
        <w:pStyle w:val="FirstParagraph"/>
      </w:pPr>
      <w:r>
        <w:rPr>
          <w:b/>
          <w:bCs/>
        </w:rPr>
        <w:t xml:space="preserve">Definition 16 (Joint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joint distribution</w:t>
      </w:r>
      <w:r>
        <w:t xml:space="preserve"> </w:t>
      </w:r>
      <w:r>
        <w:t xml:space="preserve">of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function that assigns to each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}</m:t>
        </m:r>
      </m:oMath>
      <w:r>
        <w:t xml:space="preserve"> </w:t>
      </w:r>
      <w:r>
        <w:t xml:space="preserve">is an</w:t>
      </w:r>
      <w:r>
        <w:t xml:space="preserve"> </w:t>
      </w:r>
      <w:hyperlink r:id="rId79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the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80"/>
    <w:bookmarkStart w:id="81" w:name="exm-joint-distribution"/>
    <w:p>
      <w:pPr>
        <w:pStyle w:val="BodyText"/>
      </w:pPr>
      <w:r>
        <w:rPr>
          <w:b/>
          <w:bCs/>
        </w:rPr>
        <w:t xml:space="preserve">Example 20 (Joint distribution of the first flip and the total)</w:t>
      </w:r>
      <w:r>
        <w:t xml:space="preserve"> </w:t>
      </w:r>
      <w:r>
        <w:t xml:space="preserve">In</w:t>
      </w:r>
      <w:r>
        <w:t xml:space="preserve"> </w:t>
      </w:r>
      <w:hyperlink w:anchor="exm-jointly-distributed">
        <w:r>
          <w:rPr>
            <w:rStyle w:val="Hyperlink"/>
          </w:rPr>
          <w:t xml:space="preserve">Example 19</w:t>
        </w:r>
      </w:hyperlink>
      <w:r>
        <w:t xml:space="preserve">,</w:t>
      </w:r>
      <w:r>
        <w:t xml:space="preserve"> </w:t>
      </w:r>
      <w:r>
        <w:t xml:space="preserve">the joint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assigns to the set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x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the probability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since the first flip is heads exactly on</w:t>
      </w:r>
      <w:r>
        <w:t xml:space="preserve"> </w:t>
      </w:r>
      <m:oMath>
        <m:r>
          <m:t>H</m:t>
        </m:r>
        <m:r>
          <m:t>H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t>T</m:t>
        </m:r>
      </m:oMath>
      <w:r>
        <w:t xml:space="preserve">,</w:t>
      </w:r>
      <w:r>
        <w:t xml:space="preserve"> </w:t>
      </w:r>
      <w:r>
        <w:t xml:space="preserve">and each of those outcomes has at least one head.</w:t>
      </w:r>
    </w:p>
    <w:bookmarkEnd w:id="81"/>
    <w:bookmarkStart w:id="82" w:name="thm-joint-distribution-rectangles"/>
    <w:p>
      <w:pPr>
        <w:pStyle w:val="BodyText"/>
      </w:pPr>
      <w:r>
        <w:rPr>
          <w:b/>
          <w:bCs/>
        </w:rPr>
        <w:t xml:space="preserve">Theorem 12 (A joint distribution is determined by its rectangle probabilities)</w:t>
      </w:r>
      <w:r>
        <w:t xml:space="preserve"> </w:t>
      </w:r>
      <w:r>
        <w:t xml:space="preserve">If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jointly distributed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satisfy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real numbers for which these are events,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have the same</w:t>
      </w:r>
      <w:r>
        <w:t xml:space="preserve"> </w:t>
      </w:r>
      <w:hyperlink w:anchor="def-joint-distribution">
        <w:r>
          <w:rPr>
            <w:rStyle w:val="Hyperlink"/>
          </w:rPr>
          <w:t xml:space="preserve">joint distribution</w:t>
        </w:r>
      </w:hyperlink>
      <w:r>
        <w:t xml:space="preserve">.</w:t>
      </w:r>
    </w:p>
    <w:bookmarkEnd w:id="8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needs measure theory beyond these notes:</w:t>
      </w:r>
      <w:r>
        <w:t xml:space="preserve"> </w:t>
      </w:r>
      <w:r>
        <w:t xml:space="preserve">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r>
          <m:rPr>
            <m:sty m:val="p"/>
          </m:rPr>
          <m:t>⋯</m:t>
        </m:r>
        <m:r>
          <m:rPr>
            <m:sty m:val="p"/>
          </m:rPr>
          <m:t>×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form a</w:t>
      </w:r>
      <w:r>
        <w:t xml:space="preserve"> </w:t>
      </w:r>
      <w:hyperlink r:id="rId83">
        <m:oMath>
          <m:r>
            <m:t>π</m:t>
          </m:r>
        </m:oMath>
        <w:r>
          <w:rPr>
            <w:rStyle w:val="Hyperlink"/>
          </w:rPr>
          <w:t xml:space="preserve">-system</w:t>
        </w:r>
      </w:hyperlink>
      <w:r>
        <w:t xml:space="preserve">,</w:t>
      </w:r>
      <w:r>
        <w:t xml:space="preserve"> </w:t>
      </w:r>
      <w:r>
        <w:t xml:space="preserve">and two probability measures that agree on a</w:t>
      </w:r>
      <w:r>
        <w:t xml:space="preserve"> </w:t>
      </w:r>
      <m:oMath>
        <m:r>
          <m:t>π</m:t>
        </m:r>
      </m:oMath>
      <w:r>
        <w:t xml:space="preserve">-system</w:t>
      </w:r>
      <w:r>
        <w:t xml:space="preserve"> </w:t>
      </w:r>
      <w:r>
        <w:t xml:space="preserve">agree on the</w:t>
      </w:r>
      <w:r>
        <w:t xml:space="preserve"> </w:t>
      </w:r>
      <m:oMath>
        <m:r>
          <m:t>σ</m:t>
        </m:r>
      </m:oMath>
      <w:r>
        <w:t xml:space="preserve">-algebra it generates</w:t>
      </w:r>
      <w:r>
        <w:t xml:space="preserve"> </w:t>
      </w:r>
      <w:r>
        <w:t xml:space="preserve">(Billingsley 1995)</w:t>
      </w:r>
      <w:r>
        <w:t xml:space="preserve">.</w:t>
      </w:r>
    </w:p>
    <w:bookmarkStart w:id="84" w:name="def-joint-pmf"/>
    <w:p>
      <w:pPr>
        <w:pStyle w:val="BodyText"/>
      </w:pPr>
      <w:r>
        <w:rPr>
          <w:b/>
          <w:bCs/>
        </w:rPr>
        <w:t xml:space="preserve">Definition 17 (Joint probability mass function (joint PMF))</w:t>
      </w:r>
      <w:r>
        <w:t xml:space="preserve"> </w:t>
      </w:r>
      <w:r>
        <w:t xml:space="preserve">For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discrete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joint probability mass function</w:t>
      </w:r>
      <w:r>
        <w:t xml:space="preserve"> </w:t>
      </w:r>
      <w:r>
        <w:t xml:space="preserve">(</w:t>
      </w:r>
      <w:r>
        <w:rPr>
          <w:b/>
          <w:bCs/>
        </w:rPr>
        <w:t xml:space="preserve">joint PMF</w:t>
      </w:r>
      <w:r>
        <w:t xml:space="preserve">)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{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}</m:t>
          </m:r>
          <m:r>
            <m:rPr>
              <m:sty m:val="p"/>
            </m:rPr>
            <m:t>∩</m:t>
          </m:r>
          <m:r>
            <m:rPr>
              <m:sty m:val="p"/>
            </m:rPr>
            <m:t>{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}</m:t>
          </m:r>
          <m:r>
            <m:rPr>
              <m:sty m:val="p"/>
            </m:rPr>
            <m:t>)</m:t>
          </m:r>
        </m:oMath>
      </m:oMathPara>
    </w:p>
    <w:bookmarkEnd w:id="84"/>
    <w:bookmarkStart w:id="85" w:name="exm-joint-pmf"/>
    <w:p>
      <w:pPr>
        <w:pStyle w:val="FirstParagraph"/>
      </w:pPr>
      <w:r>
        <w:rPr>
          <w:b/>
          <w:bCs/>
        </w:rPr>
        <w:t xml:space="preserve">Example 21 (Joint PMF of the first flip and the total)</w:t>
      </w:r>
      <w:r>
        <w:t xml:space="preserve"> </w:t>
      </w:r>
      <w:r>
        <w:t xml:space="preserve">Continuing</w:t>
      </w:r>
      <w:r>
        <w:t xml:space="preserve"> </w:t>
      </w:r>
      <w:hyperlink w:anchor="exm-jointly-distributed">
        <w:r>
          <w:rPr>
            <w:rStyle w:val="Hyperlink"/>
          </w:rPr>
          <w:t xml:space="preserve">Example 19</w:t>
        </w:r>
      </w:hyperlink>
      <w:r>
        <w:t xml:space="preserve">,</w:t>
      </w:r>
      <w:r>
        <w:t xml:space="preserve"> </w:t>
      </w:r>
      <w:r>
        <w:t xml:space="preserve">each outcome of the two flips fixes both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the joint PMF puts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on each outcome’s pair of values: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T</m:t>
              </m:r>
              <m:r>
                <m:t>T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T</m:t>
              </m:r>
              <m:r>
                <m:t>H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H</m:t>
              </m:r>
              <m:r>
                <m:t>T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H</m:t>
              </m:r>
              <m:r>
                <m:t>H</m:t>
              </m:r>
            </m:oMath>
            <w:r>
              <w:t xml:space="preserve">)</w:t>
            </w:r>
          </w:p>
        </w:tc>
      </w:tr>
    </w:tbl>
    <w:bookmarkEnd w:id="85"/>
    <w:bookmarkStart w:id="86" w:name="def-marginal"/>
    <w:p>
      <w:pPr>
        <w:pStyle w:val="BodyText"/>
      </w:pPr>
      <w:r>
        <w:rPr>
          <w:b/>
          <w:bCs/>
        </w:rPr>
        <w:t xml:space="preserve">Definition 18 (Marginal distribution)</w:t>
      </w:r>
      <w:r>
        <w:t xml:space="preserve"> </w:t>
      </w:r>
      <w:r>
        <w:t xml:space="preserve">When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one of several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variables,</w:t>
      </w:r>
      <w:r>
        <w:t xml:space="preserve"> </w:t>
      </w:r>
      <w:r>
        <w:t xml:space="preserve">the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itself</w:t>
      </w:r>
      <w:r>
        <w:t xml:space="preserve"> </w:t>
      </w:r>
      <w:r>
        <w:t xml:space="preserve">(its CDF, and its PMF or density)</w:t>
      </w:r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marginal distribution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</w:p>
    <w:bookmarkEnd w:id="86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word</w:t>
      </w:r>
      <w:r>
        <w:t xml:space="preserve"> </w:t>
      </w:r>
      <w:r>
        <w:t xml:space="preserve">“marginal”</w:t>
      </w:r>
      <w:r>
        <w:t xml:space="preserve"> </w:t>
      </w:r>
      <w:r>
        <w:t xml:space="preserve">only says that the other variables are being set aside;</w:t>
      </w:r>
      <w:r>
        <w:t xml:space="preserve"> </w:t>
      </w:r>
      <w:r>
        <w:t xml:space="preserve">the marginal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same object as the distribution of</w:t>
      </w:r>
      <w:r>
        <w:t xml:space="preserve"> </w:t>
      </w:r>
      <m:oMath>
        <m:r>
          <m:t>X</m:t>
        </m:r>
      </m:oMath>
      <w:r>
        <w:t xml:space="preserve">.</w:t>
      </w:r>
    </w:p>
    <w:bookmarkStart w:id="87" w:name="exm-marginal"/>
    <w:p>
      <w:pPr>
        <w:pStyle w:val="BodyText"/>
      </w:pPr>
      <w:r>
        <w:rPr>
          <w:b/>
          <w:bCs/>
        </w:rPr>
        <w:t xml:space="preserve">Example 22 (Marginal distribution of the total)</w:t>
      </w:r>
      <w:r>
        <w:t xml:space="preserve"> </w:t>
      </w:r>
      <w:r>
        <w:t xml:space="preserve">In</w:t>
      </w:r>
      <w:r>
        <w:t xml:space="preserve"> </w:t>
      </w:r>
      <w:hyperlink w:anchor="exm-joint-pmf">
        <w:r>
          <w:rPr>
            <w:rStyle w:val="Hyperlink"/>
          </w:rPr>
          <w:t xml:space="preserve">Example 21</w:t>
        </w:r>
      </w:hyperlink>
      <w:r>
        <w:t xml:space="preserve">,</w:t>
      </w:r>
      <w:r>
        <w:t xml:space="preserve"> </w:t>
      </w:r>
      <w:r>
        <w:t xml:space="preserve">the marginal distribution of the total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PMF of</w:t>
      </w:r>
      <w:r>
        <w:t xml:space="preserve"> </w:t>
      </w:r>
      <w:hyperlink w:anchor="exm-pmf">
        <w:r>
          <w:rPr>
            <w:rStyle w:val="Hyperlink"/>
          </w:rPr>
          <w:t xml:space="preserve">Example 6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bookmarkEnd w:id="87"/>
    <w:bookmarkStart w:id="88" w:name="thm-marginal-pmf"/>
    <w:p>
      <w:pPr>
        <w:pStyle w:val="BodyText"/>
      </w:pPr>
      <w:r>
        <w:rPr>
          <w:b/>
          <w:bCs/>
        </w:rPr>
        <w:t xml:space="preserve">Theorem 13 (Marginal PMF from a joint PMF)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jointly distributed discrete random variables,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</m:oMath>
      </m:oMathPara>
    </w:p>
    <w:bookmarkEnd w:id="8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over the countably many values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lim>
                  </m:limLow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{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}</m:t>
                      </m:r>
                      <m:r>
                        <m:rPr>
                          <m:sty m:val="p"/>
                        </m:rPr>
                        <m:t>∩</m:t>
                      </m:r>
                      <m:r>
                        <m:rPr>
                          <m:sty m:val="p"/>
                        </m:rPr>
                        <m:t>{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}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events partition 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{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joint PMF)</m:t>
              </m:r>
            </m:e>
          </m:eqArr>
        </m:oMath>
      </m:oMathPara>
    </w:p>
    <w:bookmarkStart w:id="89" w:name="exm-marginal-pmf"/>
    <w:p>
      <w:pPr>
        <w:pStyle w:val="FirstParagraph"/>
      </w:pPr>
      <w:r>
        <w:rPr>
          <w:b/>
          <w:bCs/>
        </w:rPr>
        <w:t xml:space="preserve">Example 23 (Summing a row of the joint PMF)</w:t>
      </w:r>
      <w:r>
        <w:t xml:space="preserve"> </w:t>
      </w:r>
      <w:r>
        <w:t xml:space="preserve">In</w:t>
      </w:r>
      <w:r>
        <w:t xml:space="preserve"> </w:t>
      </w:r>
      <w:hyperlink w:anchor="exm-joint-pmf">
        <w:r>
          <w:rPr>
            <w:rStyle w:val="Hyperlink"/>
          </w:rPr>
          <w:t xml:space="preserve">Example 21</w:t>
        </w:r>
      </w:hyperlink>
      <w:r>
        <w:t xml:space="preserve">, summing the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row: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PMF from the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(read the table)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bernoulli-pmf">
        <w:r>
          <w:rPr>
            <w:rStyle w:val="Hyperlink"/>
          </w:rPr>
          <w:t xml:space="preserve">Example 7</w:t>
        </w:r>
      </w:hyperlink>
      <w:r>
        <w:t xml:space="preserve">.</w:t>
      </w:r>
    </w:p>
    <w:bookmarkEnd w:id="89"/>
    <w:bookmarkStart w:id="90" w:name="def-joint-pdf"/>
    <w:p>
      <w:pPr>
        <w:pStyle w:val="BodyText"/>
      </w:pPr>
      <w:r>
        <w:rPr>
          <w:b/>
          <w:bCs/>
        </w:rPr>
        <w:t xml:space="preserve">Definition 19 (Joint probability density function (joint density))</w:t>
      </w:r>
      <w:r>
        <w:t xml:space="preserve"> </w:t>
      </w:r>
      <w:r>
        <w:t xml:space="preserve">For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continuous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joint probability density function</w:t>
      </w:r>
      <w:r>
        <w:t xml:space="preserve"> </w:t>
      </w:r>
      <w:r>
        <w:t xml:space="preserve">(</w:t>
      </w:r>
      <w:r>
        <w:rPr>
          <w:b/>
          <w:bCs/>
        </w:rPr>
        <w:t xml:space="preserve">joint density</w:t>
      </w:r>
      <w:r>
        <w:t xml:space="preserve">)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function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integral of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over any region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probability that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falls in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A</m:t>
              </m:r>
            </m:sub>
            <m:sup>
              <m:r>
                <m:t>​</m:t>
              </m:r>
            </m:sup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bookmarkEnd w:id="9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As with</w:t>
      </w:r>
      <w:r>
        <w:t xml:space="preserve"> </w:t>
      </w:r>
      <w:hyperlink r:id="rId79">
        <w:r>
          <w:rPr>
            <w:rStyle w:val="Hyperlink"/>
          </w:rPr>
          <w:t xml:space="preserve">events</w:t>
        </w:r>
      </w:hyperlink>
      <w:r>
        <w:t xml:space="preserve">, a fully rigorous version restricts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 a designated collection of regions;</w:t>
      </w:r>
      <w:r>
        <w:t xml:space="preserve"> </w:t>
      </w:r>
      <w:r>
        <w:t xml:space="preserve">every region that arises in these notes is in it.</w:t>
      </w:r>
    </w:p>
    <w:bookmarkStart w:id="91" w:name="exm-joint-pdf"/>
    <w:p>
      <w:pPr>
        <w:pStyle w:val="BodyText"/>
      </w:pPr>
      <w:r>
        <w:rPr>
          <w:b/>
          <w:bCs/>
        </w:rPr>
        <w:t xml:space="preserve">Example 24 (A joint density on a triangle)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,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The triangle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has area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gives the whole plane probability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it is the joint density of a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always.</w:t>
      </w:r>
      <w:r>
        <w:t xml:space="preserve"> </w:t>
      </w:r>
      <w:r>
        <w:t xml:space="preserve">For example, the probability that both are at most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times the area of the smaller triangle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≤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bookmarkEnd w:id="91"/>
    <w:bookmarkStart w:id="92" w:name="thm-no-joint-density-diagonal"/>
    <w:p>
      <w:pPr>
        <w:pStyle w:val="FirstParagraph"/>
      </w:pPr>
      <w:r>
        <w:rPr>
          <w:b/>
          <w:bCs/>
        </w:rPr>
        <w:t xml:space="preserve">Theorem 14 (Not every pair of continuous random variables has a joint density)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variable,</w:t>
      </w:r>
      <w:r>
        <w:t xml:space="preserve"> </w:t>
      </w:r>
      <w:r>
        <w:t xml:space="preserve">then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no</w:t>
      </w:r>
      <w:r>
        <w:t xml:space="preserve"> </w:t>
      </w:r>
      <w:hyperlink w:anchor="def-joint-pdf">
        <w:r>
          <w:rPr>
            <w:rStyle w:val="Hyperlink"/>
          </w:rPr>
          <w:t xml:space="preserve">joint density</w:t>
        </w:r>
      </w:hyperlink>
      <w:r>
        <w:t xml:space="preserve">.</w:t>
      </w:r>
    </w:p>
    <w:bookmarkEnd w:id="9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were a joint density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y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 diagonal line.</w:t>
      </w:r>
      <w:r>
        <w:t xml:space="preserve"> </w:t>
      </w:r>
      <w:r>
        <w:t xml:space="preserve">Every outcome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∈</m:t>
            </m:r>
            <m:r>
              <m:t>L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</m:oMath>
      <w:r>
        <w:t xml:space="preserve">, the function</w:t>
      </w:r>
      <w:r>
        <w:t xml:space="preserve"> </w:t>
      </w:r>
      <m:oMath>
        <m:r>
          <m:t>y</m:t>
        </m:r>
        <m:r>
          <m:rPr>
            <m:sty m:val="p"/>
          </m:rPr>
          <m:t>↦</m:t>
        </m:r>
        <m:sSub>
          <m:e>
            <m:r>
              <m:rPr>
                <m:nor/>
                <m:sty m:val="p"/>
              </m:rPr>
              <m:t>1</m:t>
            </m:r>
          </m:e>
          <m:sub>
            <m:r>
              <m:t>y</m:t>
            </m:r>
            <m:r>
              <m:rPr>
                <m:sty m:val="p"/>
              </m:rPr>
              <m:t>=</m:t>
            </m:r>
            <m:r>
              <m:t>x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except at the single point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so its integral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∈</m:t>
                  </m:r>
                  <m:r>
                    <m:t>L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L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∞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1</m:t>
                          </m:r>
                        </m:e>
                        <m:sub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x</m:t>
                          </m:r>
                        </m:sub>
                      </m:sSub>
                    </m:e>
                  </m:nary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 the integral; Tonelli’s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inner integrand is 0 except at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which is a contradiction.</w:t>
      </w:r>
      <w:r>
        <w:t xml:space="preserve"> </w:t>
      </w:r>
      <w:r>
        <w:t xml:space="preserve">Tonelli’s theorem allows the iterated integral because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r:id="rId93">
        <w:r>
          <w:rPr>
            <w:rStyle w:val="Hyperlink"/>
          </w:rPr>
          <w:t xml:space="preserve">Fubini–Tonelli theorem</w:t>
        </w:r>
      </w:hyperlink>
      <w:r>
        <w:t xml:space="preserve">;</w:t>
      </w:r>
      <w:r>
        <w:t xml:space="preserve"> </w:t>
      </w:r>
      <w:r>
        <w:t xml:space="preserve">Billingsley (1995)</w:t>
      </w:r>
      <w:r>
        <w:t xml:space="preserve">, Theorem 18.3).</w:t>
      </w:r>
    </w:p>
    <w:bookmarkStart w:id="94" w:name="thm-marginal-density"/>
    <w:p>
      <w:pPr>
        <w:pStyle w:val="BodyText"/>
      </w:pPr>
      <w:r>
        <w:rPr>
          <w:b/>
          <w:bCs/>
        </w:rPr>
        <w:t xml:space="preserve">Theorem 15 (Marginal density from a joint density)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 density: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f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 the event</w:t>
      </w:r>
      <w:r>
        <w:t xml:space="preserve"> </w:t>
      </w:r>
      <m:oMath>
        <m:r>
          <m:rPr>
            <m:sty m:val="p"/>
          </m:rPr>
          <m:t>{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}</m:t>
        </m:r>
      </m:oMath>
      <w:r>
        <w:t xml:space="preserve"> </w:t>
      </w:r>
      <w:r>
        <w:t xml:space="preserve">is the event that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falls in the strip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cr m:val="double-struck"/>
            <m:sty m:val="p"/>
          </m:rPr>
          <m:t>R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×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(same event)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×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∞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b>
                        <m:e>
                          <m:r>
                            <m:t>f</m:t>
                          </m:r>
                        </m:e>
                        <m:sub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Y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 the integral; Tonelli’s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Tonelli’s theorem allows the iterated integral because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r:id="rId93">
        <w:r>
          <w:rPr>
            <w:rStyle w:val="Hyperlink"/>
          </w:rPr>
          <w:t xml:space="preserve">Fubini–Tonelli theorem</w:t>
        </w:r>
      </w:hyperlink>
      <w:r>
        <w:t xml:space="preserve">;</w:t>
      </w:r>
      <w:r>
        <w:t xml:space="preserve"> </w:t>
      </w:r>
      <w:r>
        <w:t xml:space="preserve">Billingsley (1995)</w:t>
      </w:r>
      <w:r>
        <w:t xml:space="preserve">, Theorem 18.3).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satisfies</w:t>
      </w:r>
      <w:r>
        <w:t xml:space="preserve"> </w:t>
      </w:r>
      <w:hyperlink w:anchor="def-pdf">
        <w:r>
          <w:rPr>
            <w:rStyle w:val="Hyperlink"/>
          </w:rPr>
          <w:t xml:space="preserve">Definition 7</w:t>
        </w:r>
      </w:hyperlink>
      <w:r>
        <w:t xml:space="preserve">.</w:t>
      </w:r>
    </w:p>
    <w:bookmarkStart w:id="95" w:name="exm-marginal-density"/>
    <w:p>
      <w:pPr>
        <w:pStyle w:val="BodyText"/>
      </w:pPr>
      <w:r>
        <w:rPr>
          <w:b/>
          <w:bCs/>
        </w:rPr>
        <w:t xml:space="preserve">Example 25 (Marginal densities on the triangle)</w:t>
      </w:r>
      <w:r>
        <w:t xml:space="preserve"> </w:t>
      </w:r>
      <w:r>
        <w:t xml:space="preserve">For the joint density of</w:t>
      </w:r>
      <w:r>
        <w:t xml:space="preserve"> </w:t>
      </w:r>
      <w:hyperlink w:anchor="exm-joint-pdf">
        <w:r>
          <w:rPr>
            <w:rStyle w:val="Hyperlink"/>
          </w:rPr>
          <w:t xml:space="preserve">Example 24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density from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x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 for 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, else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The same steps with the roles swapped 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y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y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95"/>
    <w:bookmarkStart w:id="96" w:name="def-joint-density-mass"/>
    <w:p>
      <w:pPr>
        <w:pStyle w:val="BodyText"/>
      </w:pPr>
      <w:r>
        <w:rPr>
          <w:b/>
          <w:bCs/>
        </w:rPr>
        <w:t xml:space="preserve">Definition 20 (Joint density-mass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discrete random variable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 continuous random variable,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joint density-mass function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that is a probability mass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a probability density in</w:t>
      </w:r>
      <w:r>
        <w:t xml:space="preserve"> </w:t>
      </w:r>
      <m:oMath>
        <m:r>
          <m:t>y</m:t>
        </m:r>
      </m:oMath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every set</w:t>
      </w:r>
      <w:r>
        <w:t xml:space="preserve"> </w:t>
      </w:r>
      <m:oMath>
        <m:r>
          <m:t>B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∈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B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96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discrete, the roles swap: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n"/>
          </m:naryPr>
          <m:sub>
            <m:r>
              <m:t>B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</w:p>
    <w:bookmarkStart w:id="97" w:name="cor-joint-density-mass-marginal"/>
    <w:p>
      <w:pPr>
        <w:pStyle w:val="BodyText"/>
      </w:pPr>
      <w:r>
        <w:rPr>
          <w:b/>
          <w:bCs/>
        </w:rPr>
        <w:t xml:space="preserve">Corollary 2 (Marginal PMF from a joint density-mass function)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joint density-mass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9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Every outcome has</w:t>
      </w:r>
      <w:r>
        <w:t xml:space="preserve"> </w:t>
      </w:r>
      <m:oMath>
        <m:r>
          <m:t>Y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⊆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density-mass function, with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98" w:name="exm-joint-density-mass"/>
    <w:p>
      <w:pPr>
        <w:pStyle w:val="FirstParagraph"/>
      </w:pPr>
      <w:r>
        <w:rPr>
          <w:b/>
          <w:bCs/>
        </w:rPr>
        <w:t xml:space="preserve">Example 26 (A coin flip and a waiting time)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Integrating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which add to 1.</w:t>
      </w:r>
      <w:r>
        <w:t xml:space="preserve"> </w:t>
      </w:r>
      <w:r>
        <w:t xml:space="preserve">For example, the probability that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bookmarkEnd w:id="98"/>
    <w:bookmarkStart w:id="101" w:name="sec-joint-marginal"/>
    <w:p>
      <w:pPr>
        <w:pStyle w:val="Heading3"/>
      </w:pPr>
      <w:r>
        <w:t xml:space="preserve">2.1 Joint distributions and marginalization</w:t>
      </w:r>
    </w:p>
    <w:p>
      <w:pPr>
        <w:pStyle w:val="FirstParagraph"/>
      </w:pPr>
      <w:r>
        <w:t xml:space="preserve">For a discrete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taking values in</w:t>
      </w:r>
      <w:r>
        <w:t xml:space="preserve"> </w:t>
      </w:r>
      <m:oMath>
        <m:r>
          <m:rPr>
            <m:scr m:val="double-struck"/>
            <m:sty m:val="p"/>
          </m:rPr>
          <m:t>X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mass function</w:t>
      </w:r>
      <w:r>
        <w:t xml:space="preserve"> </w:t>
      </w:r>
      <w:r>
        <w:t xml:space="preserve">(PMF)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X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gives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X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support</w:t>
      </w:r>
      <w:r>
        <w:t xml:space="preserve"> </w:t>
      </w:r>
      <w:r>
        <w:t xml:space="preserve">of the distribution is the subset of values where the probability is strictly positive: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X</m:t>
        </m:r>
        <m:r>
          <m:rPr>
            <m:sty m:val="p"/>
          </m:rPr>
          <m:t>: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cr m:val="double-struck"/>
            <m:sty m:val="p"/>
          </m:rPr>
          <m:t>X</m:t>
        </m:r>
      </m:oMath>
      <w:r>
        <w:t xml:space="preserve"> </w:t>
      </w:r>
      <w:r>
        <w:t xml:space="preserve">is finite,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can be written as a probability vector.</w:t>
      </w:r>
    </w:p>
    <w:p>
      <w:pPr>
        <w:pStyle w:val="BodyText"/>
      </w:pPr>
      <w:r>
        <w:t xml:space="preserve">For two discrete variables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Y</m:t>
        </m:r>
      </m:oMath>
      <w:r>
        <w:t xml:space="preserve">,</w:t>
      </w:r>
      <w:r>
        <w:t xml:space="preserve"> </w:t>
      </w:r>
      <w:r>
        <w:t xml:space="preserve">their</w:t>
      </w:r>
      <w:r>
        <w:t xml:space="preserve"> </w:t>
      </w:r>
      <w:r>
        <w:rPr>
          <w:b/>
          <w:bCs/>
        </w:rPr>
        <w:t xml:space="preserve">joint probability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X</m:t>
        </m:r>
        <m:r>
          <m:rPr>
            <m:sty m:val="p"/>
          </m:rPr>
          <m:t>×</m:t>
        </m:r>
        <m:r>
          <m:rPr>
            <m:scr m:val="double-struck"/>
            <m:sty m:val="p"/>
          </m:rPr>
          <m:t>Y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X</m:t>
              </m:r>
            </m:sub>
            <m:sup>
              <m:r>
                <m:t>​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Y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For two variables, the joint probabilities can be laid out in a matrix or table.</w:t>
      </w:r>
      <w:r>
        <w:t xml:space="preserve"> </w:t>
      </w:r>
      <w:r>
        <w:t xml:space="preserve">Summing across a row or column collapses that variable away,</w:t>
      </w:r>
      <w:r>
        <w:t xml:space="preserve"> </w:t>
      </w:r>
      <w:r>
        <w:t xml:space="preserve">a process called</w:t>
      </w:r>
      <w:r>
        <w:t xml:space="preserve"> </w:t>
      </w:r>
      <w:r>
        <w:rPr>
          <w:b/>
          <w:bCs/>
        </w:rPr>
        <w:t xml:space="preserve">marginalization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Y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X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 resulting distributions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marginal distributions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bookmarkStart w:id="100" w:name="exm-meteorite"/>
    <w:p>
      <w:pPr>
        <w:pStyle w:val="BodyText"/>
      </w:pPr>
      <w:r>
        <w:rPr>
          <w:b/>
          <w:bCs/>
        </w:rPr>
        <w:t xml:space="preserve">Example 27 (Joint probabilities and marginalization)</w:t>
      </w:r>
      <w:r>
        <w:t xml:space="preserve"> </w:t>
      </w:r>
      <w:r>
        <w:t xml:space="preserve">Consider an example adapted from Brian Hutchinson’s notes</w:t>
      </w:r>
      <w:r>
        <w:t xml:space="preserve"> </w:t>
      </w:r>
      <w:r>
        <w:t xml:space="preserve">(Hutchinson 2024)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indicate whether a meteorite hits your house on a given day (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d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indicate whether you have a good day (</w:t>
      </w:r>
      <m:oMath>
        <m:r>
          <m:t>d</m:t>
        </m:r>
        <m:r>
          <m:rPr>
            <m:sty m:val="p"/>
          </m:rPr>
          <m:t>=</m:t>
        </m:r>
        <m:r>
          <m:t>1</m:t>
        </m:r>
      </m:oMath>
      <w:r>
        <w:t xml:space="preserve">).</w:t>
      </w:r>
      <w:r>
        <w:t xml:space="preserve"> </w:t>
      </w:r>
      <w:r>
        <w:t xml:space="preserve">In this distribution, 9 out of 10 days are good days (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</m:t>
        </m:r>
      </m:oMath>
      <w:r>
        <w:t xml:space="preserve">),</w:t>
      </w:r>
      <w:r>
        <w:t xml:space="preserve"> </w:t>
      </w:r>
      <w:r>
        <w:t xml:space="preserve">and the probability of a meteorite strike is 1 in a million (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6</m:t>
            </m:r>
          </m:sup>
        </m:sSup>
      </m:oMath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9" w:name="tbl-meteorit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Joint distribution of a meteorite strike (</w:t>
            </w:r>
            <m:oMath>
              <m:r>
                <m:t>m</m:t>
              </m:r>
            </m:oMath>
            <w:r>
              <w:t xml:space="preserve">) and day quality (</w:t>
            </w:r>
            <m:oMath>
              <m:r>
                <m:t>d</m:t>
              </m:r>
            </m:oMath>
            <w:r>
              <w:t xml:space="preserve">), with marginals.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d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(bad day)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d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(good day)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Marginal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m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(no meteorite)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0.09999902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0.89999998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0.999999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(meteorite hit)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0.00000098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0.00000002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0.000001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Marginal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d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0.10000000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0.90000000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1.000000</m:t>
                    </m:r>
                  </m:oMath>
                </w:p>
              </w:tc>
            </w:tr>
          </w:tbl>
          <w:bookmarkEnd w:id="99"/>
          <w:p/>
        </w:tc>
      </w:tr>
    </w:tbl>
    <w:p>
      <w:pPr>
        <w:pStyle w:val="BodyText"/>
      </w:pPr>
      <w:r>
        <w:t xml:space="preserve">Summing each row yields the marginal distribution of</w:t>
      </w:r>
      <w:r>
        <w:t xml:space="preserve"> </w:t>
      </w:r>
      <m:oMath>
        <m:r>
          <m:t>m</m:t>
        </m:r>
      </m:oMath>
      <w:r>
        <w:t xml:space="preserve">;</w:t>
      </w:r>
      <w:r>
        <w:t xml:space="preserve"> </w:t>
      </w:r>
      <w:r>
        <w:t xml:space="preserve">summing each column yields the marginal distribution of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Conditioning inverts the perspective: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0.00000098</m:t>
                  </m:r>
                </m:num>
                <m:den>
                  <m:r>
                    <m:t>0.000001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0.98</m:t>
              </m:r>
            </m:e>
          </m:eqArr>
        </m:oMath>
      </m:oMathPara>
    </w:p>
    <w:p>
      <w:pPr>
        <w:pStyle w:val="FirstParagraph"/>
      </w:pPr>
      <w:r>
        <w:t xml:space="preserve">Given that a meteorite struck your house, you have a 98% chance of having a bad day.</w:t>
      </w:r>
      <w:r>
        <w:t xml:space="preserve"> </w:t>
      </w:r>
      <w:r>
        <w:t xml:space="preserve">In reverse: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0.00000098</m:t>
                  </m:r>
                </m:num>
                <m:den>
                  <m:r>
                    <m:t>0.1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0.0000098</m:t>
              </m:r>
            </m:e>
          </m:eqArr>
        </m:oMath>
      </m:oMathPara>
    </w:p>
    <w:p>
      <w:pPr>
        <w:pStyle w:val="FirstParagraph"/>
      </w:pPr>
      <w:r>
        <w:t xml:space="preserve">Given that you are having a bad day, the probability of a meteorite hit is roughly 1 in 100,000.</w:t>
      </w:r>
      <w:r>
        <w:t xml:space="preserve"> </w:t>
      </w:r>
      <w:r>
        <w:t xml:space="preserve">Bad days are common (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), so having one is very weak evidence that an astronomical rarity occurred.</w:t>
      </w:r>
    </w:p>
    <w:bookmarkEnd w:id="100"/>
    <w:bookmarkEnd w:id="101"/>
    <w:bookmarkStart w:id="110" w:name="sec-continuous-distributions"/>
    <w:p>
      <w:pPr>
        <w:pStyle w:val="Heading3"/>
      </w:pPr>
      <w:r>
        <w:t xml:space="preserve">2.2 Continuous distributions and densities</w:t>
      </w:r>
    </w:p>
    <w:p>
      <w:pPr>
        <w:pStyle w:val="FirstParagraph"/>
      </w:pPr>
      <w:r>
        <w:t xml:space="preserve">When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values in a continuous space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its behavior is described by a</w:t>
      </w:r>
      <w:r>
        <w:t xml:space="preserve"> </w:t>
      </w:r>
      <w:r>
        <w:rPr>
          <w:b/>
          <w:bCs/>
        </w:rPr>
        <w:t xml:space="preserve">probability density function</w:t>
      </w:r>
      <w:r>
        <w:t xml:space="preserve"> </w:t>
      </w:r>
      <w:r>
        <w:t xml:space="preserve">(PDF)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sSub>
          <m:e>
            <m:r>
              <m:rPr>
                <m:scr m:val="double-struck"/>
                <m:sty m:val="p"/>
              </m:rPr>
              <m:t>R</m:t>
            </m:r>
          </m:e>
          <m:sub>
            <m:r>
              <m:rPr>
                <m:sty m:val="p"/>
              </m:rPr>
              <m:t>+</m:t>
            </m:r>
          </m:sub>
        </m:sSub>
      </m:oMath>
      <w:r>
        <w:t xml:space="preserve"> </w:t>
      </w:r>
      <w:r>
        <w:t xml:space="preserve">satisfying: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Probabilities are assigned to subsets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by integrating the density over that set: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A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</m:oMath>
      </m:oMathPara>
    </w:p>
    <w:bookmarkStart w:id="102" w:name="thm-zero-point-prob"/>
    <w:p>
      <w:pPr>
        <w:pStyle w:val="FirstParagraph"/>
      </w:pPr>
      <w:r>
        <w:rPr>
          <w:b/>
          <w:bCs/>
        </w:rPr>
        <w:t xml:space="preserve">Theorem 16 (Points have zero probability in continuous distributions)</w:t>
      </w:r>
      <w:r>
        <w:t xml:space="preserve"> </w:t>
      </w:r>
      <w:r>
        <w:t xml:space="preserve">For any continuous random variable and any specific value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102"/>
    <w:p>
      <w:pPr>
        <w:pStyle w:val="FirstParagraph"/>
      </w:pPr>
      <w:r>
        <w:t xml:space="preserve">Why?</w:t>
      </w:r>
      <w:r>
        <w:t xml:space="preserve"> </w:t>
      </w:r>
      <w:r>
        <w:t xml:space="preserve">As Brian Hutchinson notes</w:t>
      </w:r>
      <w:r>
        <w:t xml:space="preserve"> </w:t>
      </w:r>
      <w:r>
        <w:t xml:space="preserve">(Hutchinson 2024)</w:t>
      </w:r>
      <w:r>
        <w:t xml:space="preserve">, what is the probability that someone’s height is</w:t>
      </w:r>
      <w:r>
        <w:t xml:space="preserve"> </w:t>
      </w:r>
      <w:r>
        <w:rPr>
          <w:i/>
          <w:iCs/>
        </w:rPr>
        <w:t xml:space="preserve">exactly</w:t>
      </w:r>
      <w:r>
        <w:t xml:space="preserve"> </w:t>
      </w:r>
      <m:oMath>
        <m:r>
          <m:t>6.0000000000</m:t>
        </m:r>
        <m:r>
          <m:rPr>
            <m:sty m:val="p"/>
          </m:rPr>
          <m:t>…</m:t>
        </m:r>
      </m:oMath>
      <w:r>
        <w:t xml:space="preserve"> </w:t>
      </w:r>
      <w:r>
        <w:t xml:space="preserve">feet?</w:t>
      </w:r>
      <w:r>
        <w:t xml:space="preserve"> </w:t>
      </w:r>
      <w:r>
        <w:t xml:space="preserve">Zero.</w:t>
      </w:r>
      <w:r>
        <w:t xml:space="preserve"> </w:t>
      </w:r>
      <w:r>
        <w:t xml:space="preserve">A single real point has width zero, so the integral over a single point is zero.</w:t>
      </w:r>
    </w:p>
    <w:p>
      <w:pPr>
        <w:pStyle w:val="BodyText"/>
      </w:pPr>
      <w:r>
        <w:t xml:space="preserve">Non-zero probabilities attach to intervals or regions of non-zero width: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−</m:t>
          </m:r>
          <m:r>
            <m:t>ε</m:t>
          </m:r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≤</m:t>
          </m:r>
          <m:r>
            <m:t>6</m:t>
          </m:r>
          <m:r>
            <m:rPr>
              <m:sty m:val="p"/>
            </m:rPr>
            <m:t>+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6</m:t>
              </m:r>
              <m:r>
                <m:rPr>
                  <m:sty m:val="p"/>
                </m:rPr>
                <m:t>−</m:t>
              </m:r>
              <m:r>
                <m:t>ε</m:t>
              </m:r>
            </m:sub>
            <m:sup>
              <m:r>
                <m:t>6</m:t>
              </m:r>
              <m:r>
                <m:rPr>
                  <m:sty m:val="p"/>
                </m:rPr>
                <m:t>+</m:t>
              </m:r>
              <m:r>
                <m:t>ε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  <m:r>
            <m:rPr>
              <m:sty m:val="p"/>
            </m:rPr>
            <m:t>&gt;</m:t>
          </m:r>
          <m:r>
            <m:t>0</m:t>
          </m:r>
          <m:r>
            <m:t>  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for </m:t>
          </m:r>
          <m:r>
            <m:t>ε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Every rule developed for discrete variables carries over to continuous variables by replacing sums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with integrals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d</m:t>
            </m:r>
          </m:e>
        </m:nary>
        <m:r>
          <m:t>x</m:t>
        </m:r>
      </m:oMath>
      <w:r>
        <w:t xml:space="preserve">.</w:t>
      </w:r>
      <w:r>
        <w:t xml:space="preserve"> </w:t>
      </w:r>
      <w:r>
        <w:t xml:space="preserve">For example, marginalizing out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a joint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to find the marginal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becomes: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106">
              <w:r>
                <w:rPr>
                  <w:rStyle w:val="Hyperlink"/>
                </w:rPr>
                <w:t xml:space="preserve">Probability Refresher</w:t>
              </w:r>
            </w:hyperlink>
            <w:r>
              <w:t xml:space="preserve"> </w:t>
            </w:r>
            <w:r>
              <w:t xml:space="preserve">(27 min)</w:t>
            </w:r>
            <w:r>
              <w:t xml:space="preserve"> </w:t>
            </w:r>
            <w:r>
              <w:t xml:space="preserve">covers probability mass functions and probability density functions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107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5MinuteAI explains</w:t>
      </w:r>
      <w:r>
        <w:t xml:space="preserve"> </w:t>
      </w:r>
      <w:hyperlink r:id="rId108">
        <w:r>
          <w:rPr>
            <w:rStyle w:val="Hyperlink"/>
          </w:rPr>
          <w:t xml:space="preserve">discrete random variables</w:t>
        </w:r>
      </w:hyperlink>
      <w:r>
        <w:t xml:space="preserve"> </w:t>
      </w:r>
      <w:r>
        <w:t xml:space="preserve">and</w:t>
      </w:r>
      <w:r>
        <w:t xml:space="preserve"> </w:t>
      </w:r>
      <w:hyperlink r:id="rId109">
        <w:r>
          <w:rPr>
            <w:rStyle w:val="Hyperlink"/>
          </w:rPr>
          <w:t xml:space="preserve">continuous random variables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110"/>
    <w:bookmarkEnd w:id="111"/>
    <w:bookmarkStart w:id="131" w:name="sec-prob-haz"/>
    <w:p>
      <w:pPr>
        <w:pStyle w:val="Heading2"/>
      </w:pPr>
      <w:r>
        <w:t xml:space="preserve">3 Survival, hazard, and cumulative hazard functions</w:t>
      </w:r>
    </w:p>
    <w:bookmarkStart w:id="112" w:name="def-surv-fn"/>
    <w:p>
      <w:pPr>
        <w:pStyle w:val="FirstParagraph"/>
      </w:pPr>
      <w:r>
        <w:rPr>
          <w:b/>
          <w:bCs/>
        </w:rPr>
        <w:t xml:space="preserve">Definition 21 (Survival function (survivor function))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survival function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survivor function</w:t>
      </w:r>
      <w:r>
        <w:t xml:space="preserve">)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exceeds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&gt;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12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name comes from time-to-event analysis: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time at which a participant dies,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probability that the participant is still alive at time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The definition itself applies to any random variable.</w:t>
      </w:r>
    </w:p>
    <w:bookmarkStart w:id="113" w:name="thm-survival-expressions-1"/>
    <w:p>
      <w:pPr>
        <w:pStyle w:val="BodyText"/>
      </w:pPr>
      <w:r>
        <w:rPr>
          <w:b/>
          <w:bCs/>
        </w:rPr>
        <w:t xml:space="preserve">Theorem 17 (Survival function and CDF)</w:t>
      </w:r>
      <w:r>
        <w:t xml:space="preserve"> </w:t>
      </w:r>
      <w:r>
        <w:t xml:space="preserve">For any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w:hyperlink w:anchor="def-cdf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 then also: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t>t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</m:oMath>
      </m:oMathPara>
    </w:p>
    <w:bookmarkEnd w:id="11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complement of 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r:id="rId22">
        <w:r>
          <w:rPr>
            <w:rStyle w:val="Hyperlink"/>
          </w:rPr>
          <w:t xml:space="preserve">complement rule</w:t>
        </w:r>
      </w:hyperlink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</m:eqArr>
        </m:oMath>
      </m:oMathPara>
    </w:p>
    <w:p>
      <w:pPr>
        <w:pStyle w:val="FirstParagraph"/>
      </w:pPr>
      <w:r>
        <w:t xml:space="preserve">For continuous</w:t>
      </w:r>
      <w:r>
        <w:t xml:space="preserve"> </w:t>
      </w:r>
      <m:oMath>
        <m:r>
          <m:t>T</m:t>
        </m:r>
      </m:oMath>
      <w:r>
        <w:t xml:space="preserve">, the density integrates to 1 over the real line</w:t>
      </w:r>
      <w:r>
        <w:t xml:space="preserve"> </w:t>
      </w:r>
      <w:r>
        <w:t xml:space="preserve">(</w:t>
      </w:r>
      <w:hyperlink w:anchor="thm-density-sums-to-one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integral of the density up to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(</w:t>
      </w:r>
      <w:hyperlink w:anchor="thm-density-vs-CDF">
        <w:r>
          <w:rPr>
            <w:rStyle w:val="Hyperlink"/>
          </w:rPr>
          <w:t xml:space="preserve">Theorem 7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(total integral is 1; </m:t>
              </m:r>
              <m:r>
                <m:t>F</m:t>
              </m:r>
              <m:r>
                <m:rPr>
                  <m:nor/>
                  <m:sty m:val="p"/>
                </m:rPr>
                <m:t> is the integral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first integral at </m:t>
              </m:r>
              <m:r>
                <m:t>t</m:t>
              </m:r>
              <m:r>
                <m:rPr>
                  <m:nor/>
                  <m:sty m:val="p"/>
                </m:rPr>
                <m:t> and cancel)</m:t>
              </m:r>
            </m:e>
          </m:eqArr>
        </m:oMath>
      </m:oMathPara>
    </w:p>
    <w:bookmarkStart w:id="114" w:name="exm-exp-survfn"/>
    <w:p>
      <w:pPr>
        <w:pStyle w:val="FirstParagraph"/>
      </w:pPr>
      <w:r>
        <w:rPr>
          <w:b/>
          <w:bCs/>
        </w:rPr>
        <w:t xml:space="preserve">Example 28 (Survival function of an exponential 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exponential 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exponential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 by</w:t>
      </w:r>
      <w:r>
        <w:t xml:space="preserve"> </w:t>
      </w:r>
      <w:hyperlink w:anchor="thm-survival-expressions-1">
        <w:r>
          <w:rPr>
            <w:rStyle w:val="Hyperlink"/>
          </w:rPr>
          <w:t xml:space="preserve">Theorem 17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(integral form of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bounds;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as </m:t>
              </m:r>
              <m:r>
                <m:t>u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0.5</m:t>
        </m:r>
      </m:oMath>
      <w:r>
        <w:t xml:space="preserve">, for example,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≈</m:t>
        </m:r>
        <m:r>
          <m:t>0.368</m:t>
        </m:r>
      </m:oMath>
      <w:r>
        <w:t xml:space="preserve">.</w:t>
      </w:r>
    </w:p>
    <w:bookmarkEnd w:id="114"/>
    <w:bookmarkStart w:id="116" w:name="def-hazard"/>
    <w:p>
      <w:pPr>
        <w:pStyle w:val="BodyText"/>
      </w:pPr>
      <w:r>
        <w:rPr>
          <w:b/>
          <w:bCs/>
        </w:rPr>
        <w:t xml:space="preserve">Definition 22 (Hazard function (hazard rate, hazard rate function))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hazard function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hazard rate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hazard rate function</w:t>
      </w:r>
      <w:r>
        <w:t xml:space="preserve">)</w:t>
      </w:r>
      <w:r>
        <w:t xml:space="preserve"> </w:t>
      </w:r>
      <w:r>
        <w:t xml:space="preserve">of a continuous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typically denoted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limit of the</w:t>
      </w:r>
      <w:r>
        <w:t xml:space="preserve"> </w:t>
      </w:r>
      <w:hyperlink r:id="rId115">
        <w:r>
          <w:rPr>
            <w:rStyle w:val="Hyperlink"/>
          </w:rPr>
          <w:t xml:space="preserve">conditional 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falls in an interval starting at</w:t>
      </w:r>
      <w:r>
        <w:t xml:space="preserve"> </w:t>
      </w:r>
      <m:oMath>
        <m:r>
          <m:t>t</m:t>
        </m:r>
      </m:oMath>
      <w:r>
        <w:t xml:space="preserve">, given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,</w:t>
      </w:r>
      <w:r>
        <w:t xml:space="preserve"> </w:t>
      </w:r>
      <w:r>
        <w:t xml:space="preserve">divided by the width of that interval,</w:t>
      </w:r>
      <w:r>
        <w:t xml:space="preserve"> </w:t>
      </w:r>
      <w:r>
        <w:t xml:space="preserve">as that width shrinks to 0:</w:t>
      </w:r>
    </w:p>
    <w:p>
      <w:pPr>
        <w:pStyle w:val="BodyText"/>
      </w:pPr>
      <m:oMathPara>
        <m:oMathParaPr>
          <m:jc m:val="center"/>
        </m:oMathParaPr>
        <m:oMath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&lt;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</m:oMath>
      </m:oMathPara>
    </w:p>
    <w:bookmarkEnd w:id="116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Sources differ on the symbol: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appears in</w:t>
      </w:r>
      <w:r>
        <w:t xml:space="preserve"> </w:t>
      </w:r>
      <w:r>
        <w:t xml:space="preserve">Dobson and Barnett (2018)</w:t>
      </w:r>
      <w:r>
        <w:t xml:space="preserve">,</w:t>
      </w:r>
      <w:r>
        <w:t xml:space="preserve"> </w:t>
      </w:r>
      <w:r>
        <w:t xml:space="preserve">Vittinghoff et al. (2012)</w:t>
      </w:r>
      <w:r>
        <w:t xml:space="preserve">,</w:t>
      </w:r>
      <w:r>
        <w:t xml:space="preserve"> </w:t>
      </w:r>
      <w:r>
        <w:t xml:space="preserve">Klein and Moeschberger (2003)</w:t>
      </w:r>
      <w:r>
        <w:t xml:space="preserve">, and</w:t>
      </w:r>
      <w:r>
        <w:t xml:space="preserve"> </w:t>
      </w:r>
      <w:r>
        <w:t xml:space="preserve">Kleinbaum and Klein (2012)</w:t>
      </w:r>
      <w:r>
        <w:t xml:space="preserve">,</w:t>
      </w:r>
      <w:r>
        <w:t xml:space="preserve"> </w:t>
      </w:r>
      <w:r>
        <w:t xml:space="preserve">while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appears in</w:t>
      </w:r>
      <w:r>
        <w:t xml:space="preserve"> </w:t>
      </w:r>
      <w:r>
        <w:t xml:space="preserve">Rothman et al. (2021)</w:t>
      </w:r>
      <w:r>
        <w:t xml:space="preserve"> </w:t>
      </w:r>
      <w:r>
        <w:t xml:space="preserve">and</w:t>
      </w:r>
      <w:r>
        <w:t xml:space="preserve"> </w:t>
      </w:r>
      <w:r>
        <w:t xml:space="preserve">Kalbfleisch and Prentice (2011)</w:t>
      </w:r>
      <w:r>
        <w:t xml:space="preserve">.</w:t>
      </w:r>
    </w:p>
    <w:p>
      <w:pPr>
        <w:pStyle w:val="BodyText"/>
      </w:pP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time at which an event occurs,</w:t>
      </w:r>
      <w:r>
        <w:t xml:space="preserve"> </w:t>
      </w:r>
      <w:r>
        <w:t xml:space="preserve">then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a rate, not a probability:</w:t>
      </w:r>
      <w:r>
        <w:t xml:space="preserve"> </w:t>
      </w:r>
      <w:r>
        <w:t xml:space="preserve">for a small interval width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Δ</m:t>
        </m:r>
      </m:oMath>
      <w:r>
        <w:t xml:space="preserve"> </w:t>
      </w:r>
      <w:r>
        <w:t xml:space="preserve">is approximately the probability</w:t>
      </w:r>
      <w:r>
        <w:t xml:space="preserve"> </w:t>
      </w:r>
      <w:r>
        <w:t xml:space="preserve">that the event occurs in</w:t>
      </w:r>
      <w:r>
        <w:t xml:space="preserve"> </w:t>
      </w:r>
      <m:oMath>
        <m:r>
          <m:rPr>
            <m:sty m:val="p"/>
          </m:rPr>
          <m:t>[</m:t>
        </m:r>
        <m:r>
          <m:t>t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given that it has not occurred before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Many sources write the hazard as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∣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reading it as the density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</m:oMath>
      <w:r>
        <w:t xml:space="preserve">, conditional on the event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;</w:t>
      </w:r>
      <w:r>
        <w:t xml:space="preserve"> </w:t>
      </w:r>
      <w:r>
        <w:t xml:space="preserve">that notation abbreviates the limit in</w:t>
      </w:r>
      <w:r>
        <w:t xml:space="preserve"> </w:t>
      </w:r>
      <w:hyperlink w:anchor="def-hazard">
        <w:r>
          <w:rPr>
            <w:rStyle w:val="Hyperlink"/>
          </w:rPr>
          <w:t xml:space="preserve">Definition 22</w:t>
        </w:r>
      </w:hyperlink>
      <w:r>
        <w:t xml:space="preserve">.</w:t>
      </w:r>
      <w:r>
        <w:t xml:space="preserve"> </w:t>
      </w:r>
      <w:r>
        <w:t xml:space="preserve">For a discrete</w:t>
      </w:r>
      <w:r>
        <w:t xml:space="preserve"> </w:t>
      </w:r>
      <m:oMath>
        <m:r>
          <m:t>T</m:t>
        </m:r>
      </m:oMath>
      <w:r>
        <w:t xml:space="preserve">, the analogous quantity is the</w:t>
      </w:r>
      <w:r>
        <w:t xml:space="preserve"> </w:t>
      </w:r>
      <w:hyperlink w:anchor="def-discrete-hazard">
        <w:r>
          <w:rPr>
            <w:rStyle w:val="Hyperlink"/>
          </w:rPr>
          <w:t xml:space="preserve">discrete-time hazard</w:t>
        </w:r>
      </w:hyperlink>
      <w:r>
        <w:t xml:space="preserve">.</w:t>
      </w:r>
    </w:p>
    <w:p>
      <w:pPr>
        <w:pStyle w:val="BodyText"/>
      </w:pPr>
      <w:r>
        <w:t xml:space="preserve">The name</w:t>
      </w:r>
      <w:r>
        <w:t xml:space="preserve"> </w:t>
      </w:r>
      <w:r>
        <w:t xml:space="preserve">“hazard”</w:t>
      </w:r>
      <w:r>
        <w:t xml:space="preserve"> </w:t>
      </w:r>
      <w:r>
        <w:t xml:space="preserve">carries a connotation that the event is undesirable —</w:t>
      </w:r>
      <w:r>
        <w:t xml:space="preserve"> </w:t>
      </w:r>
      <w:r>
        <w:t xml:space="preserve">death, relapse, equipment failure, and so on.</w:t>
      </w:r>
      <w:r>
        <w:t xml:space="preserve"> </w:t>
      </w:r>
      <w:r>
        <w:t xml:space="preserve">When the event in question is neutral or desirable</w:t>
      </w:r>
      <w:r>
        <w:t xml:space="preserve"> </w:t>
      </w:r>
      <w:r>
        <w:t xml:space="preserve">(recovery, conception, graduation, response to treatment),</w:t>
      </w:r>
      <w:r>
        <w:t xml:space="preserve"> </w:t>
      </w:r>
      <w:r>
        <w:t xml:space="preserve">the same quantity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often called the</w:t>
      </w:r>
      <w:r>
        <w:t xml:space="preserve"> </w:t>
      </w:r>
      <w:r>
        <w:rPr>
          <w:b/>
          <w:bCs/>
        </w:rPr>
        <w:t xml:space="preserve">event incidence rate</w:t>
      </w:r>
      <w:r>
        <w:t xml:space="preserve"> </w:t>
      </w:r>
      <w:r>
        <w:t xml:space="preserve">instead.</w:t>
      </w:r>
      <w:r>
        <w:t xml:space="preserve"> </w:t>
      </w:r>
      <w:r>
        <w:t xml:space="preserve">This terminology parallels the convention that conditional probabilities of</w:t>
      </w:r>
      <w:r>
        <w:t xml:space="preserve"> </w:t>
      </w:r>
      <w:r>
        <w:t xml:space="preserve">undesirable events are called</w:t>
      </w:r>
      <w:r>
        <w:t xml:space="preserve"> </w:t>
      </w:r>
      <w:r>
        <w:rPr>
          <w:b/>
          <w:bCs/>
        </w:rPr>
        <w:t xml:space="preserve">risks</w:t>
      </w:r>
      <w:r>
        <w:t xml:space="preserve">,</w:t>
      </w:r>
      <w:r>
        <w:t xml:space="preserve"> </w:t>
      </w:r>
      <w:r>
        <w:t xml:space="preserve">while the same conditional probabilities for neutral or desirable events</w:t>
      </w:r>
      <w:r>
        <w:t xml:space="preserve"> </w:t>
      </w:r>
      <w:r>
        <w:t xml:space="preserve">are simply called</w:t>
      </w:r>
      <w:r>
        <w:t xml:space="preserve"> </w:t>
      </w:r>
      <w:r>
        <w:rPr>
          <w:b/>
          <w:bCs/>
        </w:rPr>
        <w:t xml:space="preserve">probabilities</w:t>
      </w:r>
      <w:r>
        <w:t xml:space="preserve">.</w:t>
      </w:r>
      <w:r>
        <w:t xml:space="preserve"> </w:t>
      </w:r>
      <w:r>
        <w:t xml:space="preserve">The math is identical; only the name changes with the valence of the event.</w:t>
      </w:r>
    </w:p>
    <w:bookmarkStart w:id="118" w:name="exm-hazard-exceeds-one"/>
    <w:p>
      <w:pPr>
        <w:pStyle w:val="BodyText"/>
      </w:pPr>
      <w:r>
        <w:rPr>
          <w:b/>
          <w:bCs/>
        </w:rPr>
        <w:t xml:space="preserve">Example 29 (A hazard greater than 1)</w:t>
      </w:r>
      <w:r>
        <w:t xml:space="preserve"> </w:t>
      </w:r>
      <w:r>
        <w:t xml:space="preserve">A hazard can exceed 1, just as a density can (</w:t>
      </w:r>
      <w:hyperlink w:anchor="exm-normal">
        <w:r>
          <w:rPr>
            <w:rStyle w:val="Hyperlink"/>
          </w:rPr>
          <w:t xml:space="preserve">Example 9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</w:t>
      </w:r>
      <w:r>
        <w:t xml:space="preserve"> </w:t>
      </w:r>
      <w:hyperlink w:anchor="def-exponential">
        <w:r>
          <w:rPr>
            <w:rStyle w:val="Hyperlink"/>
          </w:rPr>
          <w:t xml:space="preserve">exponential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w:anchor="exm-exp-survfn">
        <w:r>
          <w:rPr>
            <w:rStyle w:val="Hyperlink"/>
          </w:rPr>
          <w:t xml:space="preserve">Example 28</w:t>
        </w:r>
      </w:hyperlink>
      <w:r>
        <w:t xml:space="preserve">).</w:t>
      </w:r>
      <w:r>
        <w:t xml:space="preserve"> </w:t>
      </w:r>
      <w:r>
        <w:t xml:space="preserve">Since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continuous,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&lt;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(subset property)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Δ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Δ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117">
        <w:r>
          <w:rPr>
            <w:rStyle w:val="Hyperlink"/>
          </w:rPr>
          <w:t xml:space="preserve">subset property</w:t>
        </w:r>
      </w:hyperlink>
      <w:r>
        <w:t xml:space="preserve"> </w:t>
      </w:r>
      <w:r>
        <w:t xml:space="preserve">applies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Δ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hazard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p"/>
                            </m:rPr>
                            <m:t>Δ</m:t>
                          </m:r>
                        </m:den>
                      </m:f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rPr>
                                  <m:nor/>
                                  <m:sty m:val="p"/>
                                </m:rPr>
                                <m:t>e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2</m:t>
                              </m:r>
                              <m:r>
                                <m:rPr>
                                  <m:sty m:val="p"/>
                                </m:rPr>
                                <m:t>Δ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</m:e>
                <m:sub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derivative; 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  <w:r>
        <w:t xml:space="preserve"> </w:t>
      </w:r>
      <w:r>
        <w:t xml:space="preserve">a hazard is a rate, not a probability.</w:t>
      </w:r>
    </w:p>
    <w:bookmarkEnd w:id="118"/>
    <w:bookmarkStart w:id="119" w:name="def-discrete-hazard"/>
    <w:p>
      <w:pPr>
        <w:pStyle w:val="BodyText"/>
      </w:pPr>
      <w:r>
        <w:rPr>
          <w:b/>
          <w:bCs/>
        </w:rPr>
        <w:t xml:space="preserve">Definition 23 (Discrete-time hazard)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discrete-time hazard</w:t>
      </w:r>
      <w:r>
        <w:t xml:space="preserve"> </w:t>
      </w:r>
      <w:r>
        <w:t xml:space="preserve">of a</w:t>
      </w:r>
      <w:r>
        <w:t xml:space="preserve"> </w:t>
      </w:r>
      <w:hyperlink w:anchor="def-discrete-rv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</w:t>
      </w:r>
      <w:r>
        <w:t xml:space="preserve"> </w:t>
      </w:r>
      <w:hyperlink r:id="rId115">
        <w:r>
          <w:rPr>
            <w:rStyle w:val="Hyperlink"/>
          </w:rPr>
          <w:t xml:space="preserve">conditional 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t</m:t>
        </m:r>
      </m:oMath>
      <w:r>
        <w:t xml:space="preserve">, given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∣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19"/>
    <w:bookmarkStart w:id="120" w:name="exm-discrete-hazard"/>
    <w:p>
      <w:pPr>
        <w:pStyle w:val="FirstParagraph"/>
      </w:pPr>
      <w:r>
        <w:rPr>
          <w:b/>
          <w:bCs/>
        </w:rPr>
        <w:t xml:space="preserve">Example 30 (Rolling until the first six)</w:t>
      </w:r>
      <w:r>
        <w:t xml:space="preserve"> </w:t>
      </w:r>
      <w:r>
        <w:t xml:space="preserve">Roll a fair die repeatedly,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the number of the roll that first shows a six.</w:t>
      </w:r>
      <w:r>
        <w:t xml:space="preserve"> </w:t>
      </w:r>
      <w:r>
        <w:t xml:space="preserve">Then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 </w:t>
      </w:r>
      <w:r>
        <w:t xml:space="preserve">exactly when the first</w:t>
      </w:r>
      <w:r>
        <w:t xml:space="preserve"> </w:t>
      </w:r>
      <m:oMath>
        <m:r>
          <m:t>t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rolls are not sixes,</w:t>
      </w:r>
      <w:r>
        <w:t xml:space="preserve"> </w:t>
      </w:r>
      <w:r>
        <w:t xml:space="preserve">which has probability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/</m:t>
        </m:r>
        <m:r>
          <m:t>6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t</m:t>
        </m:r>
      </m:oMath>
      <w:r>
        <w:t xml:space="preserve"> </w:t>
      </w:r>
      <w:r>
        <w:t xml:space="preserve">when, in addition, roll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six.</w:t>
      </w:r>
      <w:r>
        <w:t xml:space="preserve"> </w:t>
      </w:r>
      <w:r>
        <w:t xml:space="preserve">So, for each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nor/>
                  <m:sty m:val="p"/>
                </m:rPr>
                <m:t> implies 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t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t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(rolls are independent)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(cancel)</m:t>
              </m:r>
            </m:e>
          </m:eqArr>
        </m:oMath>
      </m:oMathPara>
    </w:p>
    <w:p>
      <w:pPr>
        <w:pStyle w:val="FirstParagraph"/>
      </w:pPr>
      <w:r>
        <w:t xml:space="preserve">The discrete-time hazard is the same at every roll:</w:t>
      </w:r>
      <w:r>
        <w:t xml:space="preserve"> </w:t>
      </w:r>
      <w:r>
        <w:t xml:space="preserve">having gone without a six so far does not change the chance of a six on the next roll.</w:t>
      </w:r>
    </w:p>
    <w:bookmarkEnd w:id="120"/>
    <w:bookmarkStart w:id="121" w:name="cor-discrete-hazard-unit-interval"/>
    <w:p>
      <w:pPr>
        <w:pStyle w:val="BodyText"/>
      </w:pPr>
      <w:r>
        <w:rPr>
          <w:b/>
          <w:bCs/>
        </w:rPr>
        <w:t xml:space="preserve">Corollary 3 (A discrete-time hazard lies in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</w:t>
      </w:r>
      <w:r>
        <w:t xml:space="preserve"> </w:t>
      </w:r>
      <w:hyperlink w:anchor="def-discrete-hazard">
        <w:r>
          <w:rPr>
            <w:rStyle w:val="Hyperlink"/>
          </w:rPr>
          <w:t xml:space="preserve">discrete-time hazard</w:t>
        </w:r>
      </w:hyperlink>
      <w:r>
        <w:t xml:space="preserve"> </w:t>
      </w:r>
      <w:r>
        <w:t xml:space="preserve">of a discrete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t>0</m:t>
          </m:r>
          <m:r>
            <m:rPr>
              <m:sty m:val="p"/>
            </m:rPr>
            <m:t>≤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∣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1</m:t>
          </m:r>
        </m:oMath>
      </m:oMathPara>
    </w:p>
    <w:bookmarkEnd w:id="12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so, by additivity,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(subset property)</m:t>
              </m:r>
            </m:e>
          </m:eqArr>
        </m:oMath>
      </m:oMathPara>
    </w:p>
    <w:p>
      <w:pPr>
        <w:pStyle w:val="FirstParagraph"/>
      </w:pPr>
      <w:r>
        <w:t xml:space="preserve">The numerator is non-negative and at most the positive denominator,</w:t>
      </w:r>
      <w:r>
        <w:t xml:space="preserve"> </w:t>
      </w:r>
      <w:r>
        <w:t xml:space="preserve">so the ratio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Unlike the continuous-time</w:t>
      </w:r>
      <w:r>
        <w:t xml:space="preserve"> </w:t>
      </w:r>
      <w:hyperlink w:anchor="def-hazard">
        <w:r>
          <w:rPr>
            <w:rStyle w:val="Hyperlink"/>
          </w:rPr>
          <w:t xml:space="preserve">hazard function</w:t>
        </w:r>
      </w:hyperlink>
      <w:r>
        <w:t xml:space="preserve">,</w:t>
      </w:r>
      <w:r>
        <w:t xml:space="preserve"> </w:t>
      </w:r>
      <w:r>
        <w:t xml:space="preserve">which is a rate and can exceed 1 (</w:t>
      </w:r>
      <w:hyperlink w:anchor="exm-hazard-exceeds-one">
        <w:r>
          <w:rPr>
            <w:rStyle w:val="Hyperlink"/>
          </w:rPr>
          <w:t xml:space="preserve">Example 29</w:t>
        </w:r>
      </w:hyperlink>
      <w:r>
        <w:t xml:space="preserve">),</w:t>
      </w:r>
      <w:r>
        <w:t xml:space="preserve"> </w:t>
      </w:r>
      <w:r>
        <w:t xml:space="preserve">the discrete-time hazard is a probability.</w:t>
      </w:r>
    </w:p>
    <w:bookmarkStart w:id="122" w:name="thm-hazard-dens-surv"/>
    <w:p>
      <w:pPr>
        <w:pStyle w:val="BodyText"/>
      </w:pPr>
      <w:r>
        <w:rPr>
          <w:b/>
          <w:bCs/>
        </w:rPr>
        <w:t xml:space="preserve">Theorem 18 (Hazard equals density over survival)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continuous random variable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w:hyperlink w:anchor="def-surv-fn">
        <w:r>
          <w:rPr>
            <w:rStyle w:val="Hyperlink"/>
          </w:rPr>
          <w:t xml:space="preserve">survival function</w:t>
        </w:r>
      </w:hyperlink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at which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continuous:</w:t>
      </w:r>
    </w:p>
    <w:p>
      <w:pPr>
        <w:pStyle w:val="BodyText"/>
      </w:pPr>
      <m:oMathPara>
        <m:oMathParaPr>
          <m:jc m:val="center"/>
        </m:oMathParaPr>
        <m:oMath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12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uses three facts.</w:t>
      </w:r>
      <w:r>
        <w:t xml:space="preserve"> </w:t>
      </w:r>
      <w:r>
        <w:t xml:space="preserve">First, for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is a subset of 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 intersecting them leaves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(the</w:t>
      </w:r>
      <w:r>
        <w:t xml:space="preserve"> </w:t>
      </w:r>
      <w:hyperlink r:id="rId117">
        <w:r>
          <w:rPr>
            <w:rStyle w:val="Hyperlink"/>
          </w:rPr>
          <w:t xml:space="preserve">subset property</w:t>
        </w:r>
      </w:hyperlink>
      <w:r>
        <w:t xml:space="preserve">).</w:t>
      </w:r>
      <w:r>
        <w:t xml:space="preserve"> </w:t>
      </w:r>
      <w:r>
        <w:t xml:space="preserve">Second,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 continuous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positive.</w:t>
      </w:r>
      <w:r>
        <w:t xml:space="preserve"> </w:t>
      </w:r>
      <w:r>
        <w:t xml:space="preserve">Third, 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hyperlink w:anchor="thm-density-limit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as the limit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hazard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(subset property)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rPr>
                  <m:sty m:val="p"/>
                </m:rPr>
                <m:t>Δ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(density as a limit; </m:t>
              </m:r>
              <m:r>
                <m:t>f</m:t>
              </m:r>
              <m:r>
                <m:rPr>
                  <m:nor/>
                  <m:sty m:val="p"/>
                </m:rPr>
                <m:t> is continuous at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continuous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23" w:name="exm-exp-haz"/>
    <w:p>
      <w:pPr>
        <w:pStyle w:val="FirstParagraph"/>
      </w:pPr>
      <w:r>
        <w:rPr>
          <w:b/>
          <w:bCs/>
        </w:rPr>
        <w:t xml:space="preserve">Example 31 (Hazard function of an exponential distribution)</w:t>
      </w:r>
      <w:r>
        <w:t xml:space="preserve"> </w:t>
      </w:r>
      <w:r>
        <w:t xml:space="preserve">Continuing</w:t>
      </w:r>
      <w:r>
        <w:t xml:space="preserve"> </w:t>
      </w:r>
      <w:hyperlink w:anchor="exm-exp-survfn">
        <w:r>
          <w:rPr>
            <w:rStyle w:val="Hyperlink"/>
          </w:rPr>
          <w:t xml:space="preserve">Example 28</w:t>
        </w:r>
      </w:hyperlink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(hazard equals density over survival)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exponential density and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jumps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hyperlink w:anchor="def-hazard">
        <w:r>
          <w:rPr>
            <w:rStyle w:val="Hyperlink"/>
          </w:rPr>
          <w:t xml:space="preserve">Definition 22</w:t>
        </w:r>
      </w:hyperlink>
      <w:r>
        <w:t xml:space="preserve"> </w:t>
      </w:r>
      <w:r>
        <w:t xml:space="preserve">gives the same value directly: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rPr>
            <m:sty m:val="p"/>
          </m:rPr>
          <m:t>Δ</m:t>
        </m:r>
        <m:r>
          <m:rPr>
            <m:sty m:val="p"/>
          </m:rPr>
          <m:t>∣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rPr>
                    <m:nor/>
                    <m:sty m:val="p"/>
                  </m:rP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λ</m:t>
                </m:r>
                <m:r>
                  <m:rPr>
                    <m:sty m:val="p"/>
                  </m:rPr>
                  <m:t>Δ</m:t>
                </m:r>
              </m:sup>
            </m:sSup>
          </m:e>
        </m:d>
        <m:r>
          <m:t>​</m:t>
        </m:r>
        <m:r>
          <m:rPr>
            <m:sty m:val="p"/>
          </m:rPr>
          <m:t>/</m:t>
        </m:r>
        <m:r>
          <m:rPr>
            <m:sty m:val="p"/>
          </m:rPr>
          <m:t>Δ</m:t>
        </m:r>
        <m:r>
          <m:rPr>
            <m:sty m:val="p"/>
          </m:rPr>
          <m:t>→</m:t>
        </m:r>
        <m:r>
          <m:t>λ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.</w:t>
      </w:r>
      <w:r>
        <w:t xml:space="preserve"> </w:t>
      </w:r>
      <w:r>
        <w:t xml:space="preserve">So the exponential distribution has a constant hazard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equal to its rate parameter;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23"/>
    <w:bookmarkStart w:id="124" w:name="def-cuhaz"/>
    <w:p>
      <w:pPr>
        <w:pStyle w:val="BodyText"/>
      </w:pPr>
      <w:r>
        <w:rPr>
          <w:b/>
          <w:bCs/>
        </w:rPr>
        <w:t xml:space="preserve">Definition 24 (Cumulative hazard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cumulative hazard function</w:t>
      </w:r>
      <w:r>
        <w:t xml:space="preserve"> </w:t>
      </w:r>
      <w:r>
        <w:t xml:space="preserve">of a continuous random variable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often denoted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integral of its</w:t>
      </w:r>
      <w:r>
        <w:t xml:space="preserve"> </w:t>
      </w:r>
      <w:hyperlink w:anchor="def-hazard">
        <w:r>
          <w:rPr>
            <w:rStyle w:val="Hyperlink"/>
          </w:rPr>
          <w:t xml:space="preserve">hazard function</w:t>
        </w:r>
      </w:hyperlink>
      <w:r>
        <w:t xml:space="preserve"> </w:t>
      </w:r>
      <w:r>
        <w:t xml:space="preserve">up to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t>t</m:t>
              </m:r>
            </m:sup>
            <m:e>
              <m:r>
                <m:t>λ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</m:oMath>
      </m:oMathPara>
    </w:p>
    <w:bookmarkEnd w:id="124"/>
    <w:bookmarkStart w:id="125" w:name="exm-exp-cumhaz"/>
    <w:p>
      <w:pPr>
        <w:pStyle w:val="FirstParagraph"/>
      </w:pPr>
      <w:r>
        <w:rPr>
          <w:b/>
          <w:bCs/>
        </w:rPr>
        <w:t xml:space="preserve">Example 32 (Cumulative hazard function of an exponential distribution)</w:t>
      </w:r>
      <w:r>
        <w:t xml:space="preserve"> </w:t>
      </w:r>
      <w:r>
        <w:t xml:space="preserve">Continuing</w:t>
      </w:r>
      <w:r>
        <w:t xml:space="preserve"> </w:t>
      </w:r>
      <w:hyperlink w:anchor="exm-exp-haz">
        <w:r>
          <w:rPr>
            <w:rStyle w:val="Hyperlink"/>
          </w:rPr>
          <w:t xml:space="preserve">Example 31</w:t>
        </w:r>
      </w:hyperlink>
      <w:r>
        <w:t xml:space="preserve">,</w:t>
      </w:r>
      <w:r>
        <w:t xml:space="preserve"> </w:t>
      </w:r>
      <w:r>
        <w:t xml:space="preserve">the hazard is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so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integral at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λ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 each piece)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125"/>
    <w:bookmarkStart w:id="126" w:name="cor-cuhaz-nonneg"/>
    <w:p>
      <w:pPr>
        <w:pStyle w:val="BodyText"/>
      </w:pPr>
      <w:r>
        <w:rPr>
          <w:b/>
          <w:bCs/>
        </w:rPr>
        <w:t xml:space="preserve">Corollary 4 (Cumulative hazard of a non-negative random variable)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continuous random variable with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 such as a time to event,</w:t>
      </w:r>
      <w:r>
        <w:t xml:space="preserve"> </w:t>
      </w:r>
      <w:r>
        <w:t xml:space="preserve">then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and for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t</m:t>
              </m:r>
            </m:sup>
            <m:e>
              <m:r>
                <m:t>λ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</m:oMath>
      </m:oMathPara>
    </w:p>
    <w:bookmarkEnd w:id="1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Every outcome has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&gt;</m:t>
        </m:r>
        <m:r>
          <m:t>u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u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which has probability</w:t>
      </w:r>
      <w:r>
        <w:t xml:space="preserve"> </w:t>
      </w:r>
      <m:oMath>
        <m:r>
          <m:t>1</m:t>
        </m:r>
        <m:r>
          <m:rPr>
            <m:sty m:val="p"/>
          </m:rPr>
          <m:t>&gt;</m:t>
        </m:r>
        <m:r>
          <m:t>0</m:t>
        </m:r>
      </m:oMath>
      <w:r>
        <w:t xml:space="preserve">, and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rPr>
            <m:sty m:val="p"/>
          </m:rPr>
          <m:t>Δ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u</m:t>
        </m:r>
      </m:oMath>
      <w:r>
        <w:t xml:space="preserve">, the event</w:t>
      </w:r>
      <w:r>
        <w:t xml:space="preserve"> </w:t>
      </w:r>
      <m:oMath>
        <m:r>
          <m:rPr>
            <m:sty m:val="p"/>
          </m:rPr>
          <m:t>{</m:t>
        </m:r>
        <m:r>
          <m:t>u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u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is empty,</w:t>
      </w:r>
      <w:r>
        <w:t xml:space="preserve"> </w:t>
      </w:r>
      <w:r>
        <w:t xml:space="preserve">because</w:t>
      </w:r>
      <w:r>
        <w:t xml:space="preserve"> </w:t>
      </w:r>
      <m:oMath>
        <m:r>
          <m:t>u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≤</m:t>
        </m:r>
        <m:r>
          <m:t>0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u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hazard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u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u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∅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Ω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Ω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two events found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Then,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integral at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u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form in</w:t>
      </w:r>
      <w:r>
        <w:t xml:space="preserve"> </w:t>
      </w:r>
      <w:hyperlink w:anchor="cor-cuhaz-nonneg">
        <w:r>
          <w:rPr>
            <w:rStyle w:val="Hyperlink"/>
          </w:rPr>
          <w:t xml:space="preserve">Corollary 4</w:t>
        </w:r>
      </w:hyperlink>
      <w:r>
        <w:t xml:space="preserve">, with lower limit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is the form most survival-analysis texts use.</w:t>
      </w:r>
    </w:p>
    <w:bookmarkStart w:id="128" w:name="cor-surv-int-haz"/>
    <w:p>
      <w:pPr>
        <w:pStyle w:val="BodyText"/>
      </w:pPr>
      <w:r>
        <w:rPr>
          <w:b/>
          <w:bCs/>
        </w:rPr>
        <w:t xml:space="preserve">Corollary 5 (Survival function from the cumulative hazard)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continuous random variable</w:t>
      </w:r>
      <w:r>
        <w:t xml:space="preserve"> </w:t>
      </w:r>
      <w:r>
        <w:t xml:space="preserve">whose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 all but finitely many points,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and therefore:</w:t>
      </w:r>
    </w:p>
    <w:p>
      <w:pPr>
        <w:pStyle w:val="BodyText"/>
      </w:pPr>
      <w:bookmarkStart w:id="127" w:name="eq-surv-int-haz"/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27"/>
    </w:p>
    <w:bookmarkEnd w:id="12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survival-expressions-1">
        <w:r>
          <w:rPr>
            <w:rStyle w:val="Hyperlink"/>
          </w:rPr>
          <w:t xml:space="preserve">Theorem 17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derivative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wherever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(</w:t>
      </w:r>
      <w:hyperlink w:anchor="thm-cdf-derivative-is-density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has derivative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at those points.</w:t>
      </w:r>
      <w:r>
        <w:t xml:space="preserve"> </w:t>
      </w:r>
      <w:r>
        <w:t xml:space="preserve">At each such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(hazard equals density over survival)</m:t>
              </m:r>
            </m:e>
          </m:eqArr>
        </m:oMath>
      </m:oMathPara>
    </w:p>
    <w:p>
      <w:pPr>
        <w:pStyle w:val="FirstParagraph"/>
      </w:pPr>
      <w:r>
        <w:t xml:space="preserve">The function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is continuous for a continuous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and it has derivative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at all but finitely many points,</w:t>
      </w:r>
      <w:r>
        <w:t xml:space="preserve"> </w:t>
      </w:r>
      <w:r>
        <w:t xml:space="preserve">so it is an antiderivative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for the fundamental theorem of calculus.</w:t>
      </w:r>
      <w:r>
        <w:t xml:space="preserve"> </w:t>
      </w:r>
      <w:r>
        <w:t xml:space="preserve">As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S</m:t>
              </m:r>
              <m:r>
                <m:rPr>
                  <m:nor/>
                  <m:sty m:val="p"/>
                </m:rPr>
                <m:t> is an antiderivative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Exponentiating both sides of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w:hyperlink w:anchor="eq-surv-int-haz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129" w:name="exm-exp-surv-int-haz"/>
    <w:p>
      <w:pPr>
        <w:pStyle w:val="BodyText"/>
      </w:pPr>
      <w:r>
        <w:rPr>
          <w:b/>
          <w:bCs/>
        </w:rPr>
        <w:t xml:space="preserve">Example 33 (Recovering the exponential survival function from its cumulative hazard)</w:t>
      </w:r>
      <w:r>
        <w:t xml:space="preserve"> </w:t>
      </w:r>
      <w:r>
        <w:t xml:space="preserve">Continuing</w:t>
      </w:r>
      <w:r>
        <w:t xml:space="preserve"> </w:t>
      </w:r>
      <w:hyperlink w:anchor="exm-exp-cumhaz">
        <w:r>
          <w:rPr>
            <w:rStyle w:val="Hyperlink"/>
          </w:rPr>
          <w:t xml:space="preserve">Example 32</w:t>
        </w:r>
      </w:hyperlink>
      <w:r>
        <w:t xml:space="preserve">,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(survival function from the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matches the survival function computed directly</w:t>
      </w:r>
      <w:r>
        <w:t xml:space="preserve"> </w:t>
      </w:r>
      <w:r>
        <w:t xml:space="preserve">in</w:t>
      </w:r>
      <w:r>
        <w:t xml:space="preserve"> </w:t>
      </w:r>
      <w:hyperlink w:anchor="exm-exp-survfn">
        <w:r>
          <w:rPr>
            <w:rStyle w:val="Hyperlink"/>
          </w:rPr>
          <w:t xml:space="preserve">Example 28</w:t>
        </w:r>
      </w:hyperlink>
      <w:r>
        <w:t xml:space="preserve">.</w:t>
      </w:r>
    </w:p>
    <w:bookmarkEnd w:id="129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0" w:name="tbl-prob-dist-f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Probability distribution functions of a continuous random variable</w:t>
            </w:r>
            <w:r>
              <w:t xml:space="preserve"> </w:t>
            </w:r>
            <m:oMath>
              <m:r>
                <m:t>T</m:t>
              </m:r>
            </m:oMath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832"/>
              <w:gridCol w:w="1532"/>
              <w:gridCol w:w="255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Name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Symbols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Definition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pdf">
                    <w:r>
                      <w:rPr>
                        <w:rStyle w:val="Hyperlink"/>
                      </w:rPr>
                      <w:t xml:space="preserve">Probability density function (PDF)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with</w:t>
                  </w:r>
                  <w:r>
                    <w:t xml:space="preserve"> </w:t>
                  </w: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a</m:t>
                        </m:r>
                      </m:sub>
                      <m:sup>
                        <m:r>
                          <m:t>b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u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b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cdf">
                    <w:r>
                      <w:rPr>
                        <w:rStyle w:val="Hyperlink"/>
                      </w:rPr>
                      <w:t xml:space="preserve">Cumulative distribution function (CDF)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surv-fn">
                    <w:r>
                      <w:rPr>
                        <w:rStyle w:val="Hyperlink"/>
                      </w:rPr>
                      <w:t xml:space="preserve">Survival function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S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acc>
                      <m:accPr>
                        <m:chr m:val="‾"/>
                      </m:accPr>
                      <m:e>
                        <m:r>
                          <m:t>F</m:t>
                        </m:r>
                      </m:e>
                    </m:acc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hazard">
                    <w:r>
                      <w:rPr>
                        <w:rStyle w:val="Hyperlink"/>
                      </w:rPr>
                      <w:t xml:space="preserve">Hazard function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λ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h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rPr>
                            <m:sty m:val="p"/>
                          </m:rPr>
                          <m:t>lim</m:t>
                        </m:r>
                      </m:e>
                      <m:sub>
                        <m:r>
                          <m:rPr>
                            <m:sty m:val="p"/>
                          </m:rPr>
                          <m:t>Δ</m:t>
                        </m:r>
                        <m:r>
                          <m:rPr>
                            <m:sty m:val="p"/>
                          </m:rPr>
                          <m:t>↓</m:t>
                        </m:r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t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Δ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/</m:t>
                    </m:r>
                    <m:r>
                      <m:rPr>
                        <m:sty m:val="p"/>
                      </m:rPr>
                      <m:t>Δ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cuhaz">
                    <w:r>
                      <w:rPr>
                        <w:rStyle w:val="Hyperlink"/>
                      </w:rPr>
                      <w:t xml:space="preserve">Cumulative hazard function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Λ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H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u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t>t</m:t>
                        </m:r>
                      </m:sup>
                      <m:e>
                        <m:r>
                          <m:t>λ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u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Log-hazard function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η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log</m:t>
                    </m:r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λ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t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130"/>
          <w:p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a continuous random variable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whose density is continuous at all but finitely many points,</w:t>
      </w:r>
      <w:r>
        <w:t xml:space="preserve"> </w:t>
      </w:r>
      <w:r>
        <w:t xml:space="preserve">the following results connect the functions in</w:t>
      </w:r>
      <w:r>
        <w:t xml:space="preserve"> </w:t>
      </w:r>
      <w:hyperlink w:anchor="tbl-prob-dist-fns">
        <w:r>
          <w:rPr>
            <w:rStyle w:val="Hyperlink"/>
          </w:rPr>
          <w:t xml:space="preserve">Table 2</w:t>
        </w:r>
      </w:hyperlink>
      <w:r>
        <w:t xml:space="preserve">:</w:t>
      </w:r>
    </w:p>
    <w:p>
      <w:pPr>
        <w:pStyle w:val="Compact"/>
        <w:numPr>
          <w:ilvl w:val="0"/>
          <w:numId w:val="1003"/>
        </w:numPr>
      </w:pPr>
      <w:hyperlink w:anchor="thm-survival-expressions-1">
        <w:r>
          <w:rPr>
            <w:rStyle w:val="Hyperlink"/>
          </w:rPr>
          <w:t xml:space="preserve">Theorem 17</w:t>
        </w:r>
      </w:hyperlink>
    </w:p>
    <w:p>
      <w:pPr>
        <w:pStyle w:val="Compact"/>
        <w:numPr>
          <w:ilvl w:val="0"/>
          <w:numId w:val="1003"/>
        </w:numPr>
      </w:pPr>
      <w:hyperlink w:anchor="thm-hazard-dens-surv">
        <w:r>
          <w:rPr>
            <w:rStyle w:val="Hyperlink"/>
          </w:rPr>
          <w:t xml:space="preserve">Theorem 18</w:t>
        </w:r>
      </w:hyperlink>
    </w:p>
    <w:p>
      <w:pPr>
        <w:pStyle w:val="Compact"/>
        <w:numPr>
          <w:ilvl w:val="0"/>
          <w:numId w:val="1003"/>
        </w:numPr>
      </w:pPr>
      <w:hyperlink w:anchor="cor-cuhaz-nonneg">
        <w:r>
          <w:rPr>
            <w:rStyle w:val="Hyperlink"/>
          </w:rPr>
          <w:t xml:space="preserve">Corollary 4</w:t>
        </w:r>
      </w:hyperlink>
    </w:p>
    <w:p>
      <w:pPr>
        <w:pStyle w:val="Compact"/>
        <w:numPr>
          <w:ilvl w:val="0"/>
          <w:numId w:val="1003"/>
        </w:numPr>
      </w:pPr>
      <w:hyperlink w:anchor="cor-surv-int-haz">
        <w:r>
          <w:rPr>
            <w:rStyle w:val="Hyperlink"/>
          </w:rPr>
          <w:t xml:space="preserve">Corollary 5</w:t>
        </w:r>
      </w:hyperlink>
    </w:p>
    <w:p>
      <w:pPr>
        <w:pStyle w:val="FirstParagraph"/>
      </w:pPr>
      <w:r>
        <w:t xml:space="preserve">Each arrow in the following diagram converts one function into the next: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sty m:val="p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lim>
              </m:limUpp>
            </m:e>
            <m:lim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lim>
          </m:limLow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Λ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lim>
              </m:limUpp>
            </m:e>
            <m:lim>
              <m:r>
                <m:t>​</m:t>
              </m:r>
            </m:lim>
          </m:limLow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u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t</m:t>
                      </m:r>
                    </m:sup>
                    <m:e>
                      <m:r>
                        <m:t>λ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u</m:t>
                  </m:r>
                </m:lim>
              </m:limUpp>
            </m:e>
            <m:lim>
              <m:r>
                <m:t>​</m:t>
              </m:r>
            </m:lim>
          </m:limLow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η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lim>
              </m:limUpp>
            </m:e>
            <m:lim>
              <m:r>
                <m:t>​</m:t>
              </m:r>
            </m:lim>
          </m:limLow>
          <m:r>
            <m:t>η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lim>
              </m:limUpp>
            </m:e>
            <m:lim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</m:lim>
          </m:limLow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lim>
          </m:limLow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sSup>
                <m:e>
                  <m:r>
                    <m:rPr>
                      <m:sty m:val="p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lim>
          </m:limLow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lim>
          </m:limLow>
          <m:r>
            <m:t>η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31"/>
    <w:bookmarkStart w:id="151" w:name="references"/>
    <w:p>
      <w:pPr>
        <w:pStyle w:val="Heading2"/>
      </w:pPr>
      <w:r>
        <w:t xml:space="preserve">References</w:t>
      </w:r>
    </w:p>
    <w:bookmarkStart w:id="150" w:name="refs"/>
    <w:bookmarkStart w:id="133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132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133"/>
    <w:bookmarkStart w:id="134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134"/>
    <w:bookmarkStart w:id="136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35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36"/>
    <w:bookmarkStart w:id="138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137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138"/>
    <w:bookmarkStart w:id="139" w:name="ref-hutchinson2024data471"/>
    <w:p>
      <w:pPr>
        <w:pStyle w:val="Bibliography"/>
      </w:pPr>
      <w:r>
        <w:t xml:space="preserve">Hutchinson, Brian. 2024.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471/571: Machine Learning</w:t>
      </w:r>
      <w:r>
        <w:t xml:space="preserve">. Western Washington University.</w:t>
      </w:r>
    </w:p>
    <w:bookmarkEnd w:id="139"/>
    <w:bookmarkStart w:id="141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140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141"/>
    <w:bookmarkStart w:id="142" w:name="ref-kalbfleisch2011statistical"/>
    <w:p>
      <w:pPr>
        <w:pStyle w:val="Bibliography"/>
      </w:pPr>
      <w:r>
        <w:t xml:space="preserve">Kalbfleisch, John D, and Ross L Prentice. 2011.</w:t>
      </w:r>
      <w:r>
        <w:t xml:space="preserve"> </w:t>
      </w:r>
      <w:r>
        <w:rPr>
          <w:i/>
          <w:iCs/>
        </w:rPr>
        <w:t xml:space="preserve">The Statistical Analysis of Failure Time Data</w:t>
      </w:r>
      <w:r>
        <w:t xml:space="preserve">. John Wiley &amp; Sons.</w:t>
      </w:r>
    </w:p>
    <w:bookmarkEnd w:id="142"/>
    <w:bookmarkStart w:id="144" w:name="ref-klein2003survival"/>
    <w:p>
      <w:pPr>
        <w:pStyle w:val="Bibliography"/>
      </w:pPr>
      <w:r>
        <w:t xml:space="preserve">Klein, John P, and Melvin L Moeschberger. 2003.</w:t>
      </w:r>
      <w:r>
        <w:t xml:space="preserve"> </w:t>
      </w:r>
      <w:r>
        <w:rPr>
          <w:i/>
          <w:iCs/>
        </w:rPr>
        <w:t xml:space="preserve">Survival Analysis: Techniques for Censored and Truncated Data</w:t>
      </w:r>
      <w:r>
        <w:t xml:space="preserve">. 2nd ed. Springer.</w:t>
      </w:r>
      <w:r>
        <w:t xml:space="preserve"> </w:t>
      </w:r>
      <w:hyperlink r:id="rId143">
        <w:r>
          <w:rPr>
            <w:rStyle w:val="Hyperlink"/>
          </w:rPr>
          <w:t xml:space="preserve">https://link.springer.com/book/10.1007/b97377</w:t>
        </w:r>
      </w:hyperlink>
      <w:r>
        <w:t xml:space="preserve">.</w:t>
      </w:r>
    </w:p>
    <w:bookmarkEnd w:id="144"/>
    <w:bookmarkStart w:id="146" w:name="ref-kleinbaum2012survival"/>
    <w:p>
      <w:pPr>
        <w:pStyle w:val="Bibliography"/>
      </w:pPr>
      <w:r>
        <w:t xml:space="preserve">Kleinbaum, David G, and Mitchel Klein. 2012.</w:t>
      </w:r>
      <w:r>
        <w:t xml:space="preserve"> </w:t>
      </w:r>
      <w:r>
        <w:rPr>
          <w:i/>
          <w:iCs/>
        </w:rPr>
        <w:t xml:space="preserve">Survival Analysis: A Self-Learning Text</w:t>
      </w:r>
      <w:r>
        <w:t xml:space="preserve">. 3rd ed. Springer.</w:t>
      </w:r>
      <w:r>
        <w:t xml:space="preserve"> </w:t>
      </w:r>
      <w:hyperlink r:id="rId145">
        <w:r>
          <w:rPr>
            <w:rStyle w:val="Hyperlink"/>
          </w:rPr>
          <w:t xml:space="preserve">https://link.springer.com/book/10.1007/978-1-4419-6646-9</w:t>
        </w:r>
      </w:hyperlink>
      <w:r>
        <w:t xml:space="preserve">.</w:t>
      </w:r>
    </w:p>
    <w:bookmarkEnd w:id="146"/>
    <w:bookmarkStart w:id="147" w:name="ref-me4"/>
    <w:p>
      <w:pPr>
        <w:pStyle w:val="Bibliography"/>
      </w:pPr>
      <w:r>
        <w:t xml:space="preserve">Rothman, Kenneth J., Timothy L. Lash, Tyler J. VanderWeele, and Sebastien Haneuse. 2021.</w:t>
      </w:r>
      <w:r>
        <w:t xml:space="preserve"> </w:t>
      </w:r>
      <w:r>
        <w:rPr>
          <w:i/>
          <w:iCs/>
        </w:rPr>
        <w:t xml:space="preserve">Modern Epidemiology</w:t>
      </w:r>
      <w:r>
        <w:t xml:space="preserve">. Fourth edition. Wolters Kluwer.</w:t>
      </w:r>
    </w:p>
    <w:bookmarkEnd w:id="147"/>
    <w:bookmarkStart w:id="149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148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149"/>
    <w:bookmarkEnd w:id="150"/>
    <w:bookmarkEnd w:id="15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3" Type="http://schemas.openxmlformats.org/officeDocument/2006/relationships/image" Target="media/rId103.png"/><Relationship Id="rId61" Type="http://schemas.openxmlformats.org/officeDocument/2006/relationships/image" Target="media/rId61.png"/><Relationship Id="rId44" Type="http://schemas.openxmlformats.org/officeDocument/2006/relationships/hyperlink" Target="expectation.qmd#def-expectation" TargetMode="External"/><Relationship Id="rId148" Type="http://schemas.openxmlformats.org/officeDocument/2006/relationships/hyperlink" Target="https://doi.org/10.1007/978-1-4614-1353-0" TargetMode="External"/><Relationship Id="rId137" Type="http://schemas.openxmlformats.org/officeDocument/2006/relationships/hyperlink" Target="https://doi.org/10.1201/9781315182780" TargetMode="External"/><Relationship Id="rId57" Type="http://schemas.openxmlformats.org/officeDocument/2006/relationships/hyperlink" Target="https://en.wikipedia.org/wiki/Borel_set" TargetMode="External"/><Relationship Id="rId40" Type="http://schemas.openxmlformats.org/officeDocument/2006/relationships/hyperlink" Target="https://en.wikipedia.org/wiki/Cantor_distribution" TargetMode="External"/><Relationship Id="rId52" Type="http://schemas.openxmlformats.org/officeDocument/2006/relationships/hyperlink" Target="https://en.wikipedia.org/wiki/Cumulative_distribution_function" TargetMode="External"/><Relationship Id="rId83" Type="http://schemas.openxmlformats.org/officeDocument/2006/relationships/hyperlink" Target="https://en.wikipedia.org/wiki/Pi-system" TargetMode="External"/><Relationship Id="rId33" Type="http://schemas.openxmlformats.org/officeDocument/2006/relationships/hyperlink" Target="https://en.wikipedia.org/wiki/Probability_density_function#Formal_definition" TargetMode="External"/><Relationship Id="rId27" Type="http://schemas.openxmlformats.org/officeDocument/2006/relationships/hyperlink" Target="https://en.wikipedia.org/wiki/Probability_mass_function" TargetMode="External"/><Relationship Id="rId13" Type="http://schemas.openxmlformats.org/officeDocument/2006/relationships/hyperlink" Target="https://en.wikipedia.org/wiki/Random_variable" TargetMode="External"/><Relationship Id="rId140" Type="http://schemas.openxmlformats.org/officeDocument/2006/relationships/hyperlink" Target="https://facultyweb.cs.wwu.edu/~hutchib2/video_lectures/data371/" TargetMode="External"/><Relationship Id="rId106" Type="http://schemas.openxmlformats.org/officeDocument/2006/relationships/hyperlink" Target="https://facultyweb.cs.wwu.edu/~hutchib2/video_lectures/data371/#probability_refresher" TargetMode="External"/><Relationship Id="rId145" Type="http://schemas.openxmlformats.org/officeDocument/2006/relationships/hyperlink" Target="https://link.springer.com/book/10.1007/978-1-4419-6646-9" TargetMode="External"/><Relationship Id="rId143" Type="http://schemas.openxmlformats.org/officeDocument/2006/relationships/hyperlink" Target="https://link.springer.com/book/10.1007/b97377" TargetMode="External"/><Relationship Id="rId93" Type="http://schemas.openxmlformats.org/officeDocument/2006/relationships/hyperlink" Target="https://morrison-lab.github.io/mds/calculus-double-integrals.html#thm-fubini-tonelli" TargetMode="External"/><Relationship Id="rId18" Type="http://schemas.openxmlformats.org/officeDocument/2006/relationships/hyperlink" Target="https://morrison-lab.github.io/mds/functions.html#def-countable-set" TargetMode="External"/><Relationship Id="rId9" Type="http://schemas.openxmlformats.org/officeDocument/2006/relationships/hyperlink" Target="https://morrison-lab.github.io/mds/functions.html#def-function" TargetMode="External"/><Relationship Id="rId16" Type="http://schemas.openxmlformats.org/officeDocument/2006/relationships/hyperlink" Target="https://morrison-lab.github.io/mds/functions.html#def-image" TargetMode="External"/><Relationship Id="rId34" Type="http://schemas.openxmlformats.org/officeDocument/2006/relationships/hyperlink" Target="https://morrison-lab.github.io/mds/measures.html#def-measure" TargetMode="External"/><Relationship Id="rId107" Type="http://schemas.openxmlformats.org/officeDocument/2006/relationships/hyperlink" Target="https://wwu.instructure.com/courses/1906010/modules#module_3922392" TargetMode="External"/><Relationship Id="rId135" Type="http://schemas.openxmlformats.org/officeDocument/2006/relationships/hyperlink" Target="https://www.cengage.com/c/statistical-inference-2e-casella-berger/9780534243128/" TargetMode="External"/><Relationship Id="rId132" Type="http://schemas.openxmlformats.org/officeDocument/2006/relationships/hyperlink" Target="https://www.youtube.com/playlist?list=PLeB45KifGiuHesi4PALNZSYZFhViVGQJK" TargetMode="External"/><Relationship Id="rId108" Type="http://schemas.openxmlformats.org/officeDocument/2006/relationships/hyperlink" Target="https://www.youtube.com/watch?v=STcqHZyPRI8" TargetMode="External"/><Relationship Id="rId109" Type="http://schemas.openxmlformats.org/officeDocument/2006/relationships/hyperlink" Target="https://www.youtube.com/watch?v=xP6uYaU-E0Y" TargetMode="External"/><Relationship Id="rId22" Type="http://schemas.openxmlformats.org/officeDocument/2006/relationships/hyperlink" Target="probability-basics.qmd#cor-p-neg0" TargetMode="External"/><Relationship Id="rId55" Type="http://schemas.openxmlformats.org/officeDocument/2006/relationships/hyperlink" Target="probability-basics.qmd#cor-probability-finitely-additive" TargetMode="External"/><Relationship Id="rId115" Type="http://schemas.openxmlformats.org/officeDocument/2006/relationships/hyperlink" Target="probability-basics.qmd#def-conditional-prob" TargetMode="External"/><Relationship Id="rId79" Type="http://schemas.openxmlformats.org/officeDocument/2006/relationships/hyperlink" Target="probability-basics.qmd#def-event" TargetMode="External"/><Relationship Id="rId31" Type="http://schemas.openxmlformats.org/officeDocument/2006/relationships/hyperlink" Target="probability-basics.qmd#def-probability" TargetMode="External"/><Relationship Id="rId11" Type="http://schemas.openxmlformats.org/officeDocument/2006/relationships/hyperlink" Target="probability-basics.qmd#def-random-experiment" TargetMode="External"/><Relationship Id="rId10" Type="http://schemas.openxmlformats.org/officeDocument/2006/relationships/hyperlink" Target="probability-basics.qmd#def-sample-space" TargetMode="External"/><Relationship Id="rId56" Type="http://schemas.openxmlformats.org/officeDocument/2006/relationships/hyperlink" Target="probability-basics.qmd#thm-continuity-probability" TargetMode="External"/><Relationship Id="rId117" Type="http://schemas.openxmlformats.org/officeDocument/2006/relationships/hyperlink" Target="probability-basics.qmd#thm-prob-subset" TargetMode="External"/><Relationship Id="rId45" Type="http://schemas.openxmlformats.org/officeDocument/2006/relationships/hyperlink" Target="variance-covariance.qmd#def-variance" TargetMode="External"/></Relationships>
</file>

<file path=word/_rels/footnotes.xml.rels><?xml version='1.0' encoding='UTF-8' standalone='yes'?>
<Relationships xmlns="http://schemas.openxmlformats.org/package/2006/relationships"><Relationship Id="rId44" Type="http://schemas.openxmlformats.org/officeDocument/2006/relationships/hyperlink" Target="expectation.qmd#def-expectation" TargetMode="External"/><Relationship Id="rId148" Type="http://schemas.openxmlformats.org/officeDocument/2006/relationships/hyperlink" Target="https://doi.org/10.1007/978-1-4614-1353-0" TargetMode="External"/><Relationship Id="rId137" Type="http://schemas.openxmlformats.org/officeDocument/2006/relationships/hyperlink" Target="https://doi.org/10.1201/9781315182780" TargetMode="External"/><Relationship Id="rId57" Type="http://schemas.openxmlformats.org/officeDocument/2006/relationships/hyperlink" Target="https://en.wikipedia.org/wiki/Borel_set" TargetMode="External"/><Relationship Id="rId40" Type="http://schemas.openxmlformats.org/officeDocument/2006/relationships/hyperlink" Target="https://en.wikipedia.org/wiki/Cantor_distribution" TargetMode="External"/><Relationship Id="rId52" Type="http://schemas.openxmlformats.org/officeDocument/2006/relationships/hyperlink" Target="https://en.wikipedia.org/wiki/Cumulative_distribution_function" TargetMode="External"/><Relationship Id="rId83" Type="http://schemas.openxmlformats.org/officeDocument/2006/relationships/hyperlink" Target="https://en.wikipedia.org/wiki/Pi-system" TargetMode="External"/><Relationship Id="rId33" Type="http://schemas.openxmlformats.org/officeDocument/2006/relationships/hyperlink" Target="https://en.wikipedia.org/wiki/Probability_density_function#Formal_definition" TargetMode="External"/><Relationship Id="rId27" Type="http://schemas.openxmlformats.org/officeDocument/2006/relationships/hyperlink" Target="https://en.wikipedia.org/wiki/Probability_mass_function" TargetMode="External"/><Relationship Id="rId13" Type="http://schemas.openxmlformats.org/officeDocument/2006/relationships/hyperlink" Target="https://en.wikipedia.org/wiki/Random_variable" TargetMode="External"/><Relationship Id="rId140" Type="http://schemas.openxmlformats.org/officeDocument/2006/relationships/hyperlink" Target="https://facultyweb.cs.wwu.edu/~hutchib2/video_lectures/data371/" TargetMode="External"/><Relationship Id="rId106" Type="http://schemas.openxmlformats.org/officeDocument/2006/relationships/hyperlink" Target="https://facultyweb.cs.wwu.edu/~hutchib2/video_lectures/data371/#probability_refresher" TargetMode="External"/><Relationship Id="rId145" Type="http://schemas.openxmlformats.org/officeDocument/2006/relationships/hyperlink" Target="https://link.springer.com/book/10.1007/978-1-4419-6646-9" TargetMode="External"/><Relationship Id="rId143" Type="http://schemas.openxmlformats.org/officeDocument/2006/relationships/hyperlink" Target="https://link.springer.com/book/10.1007/b97377" TargetMode="External"/><Relationship Id="rId93" Type="http://schemas.openxmlformats.org/officeDocument/2006/relationships/hyperlink" Target="https://morrison-lab.github.io/mds/calculus-double-integrals.html#thm-fubini-tonelli" TargetMode="External"/><Relationship Id="rId18" Type="http://schemas.openxmlformats.org/officeDocument/2006/relationships/hyperlink" Target="https://morrison-lab.github.io/mds/functions.html#def-countable-set" TargetMode="External"/><Relationship Id="rId9" Type="http://schemas.openxmlformats.org/officeDocument/2006/relationships/hyperlink" Target="https://morrison-lab.github.io/mds/functions.html#def-function" TargetMode="External"/><Relationship Id="rId16" Type="http://schemas.openxmlformats.org/officeDocument/2006/relationships/hyperlink" Target="https://morrison-lab.github.io/mds/functions.html#def-image" TargetMode="External"/><Relationship Id="rId34" Type="http://schemas.openxmlformats.org/officeDocument/2006/relationships/hyperlink" Target="https://morrison-lab.github.io/mds/measures.html#def-measure" TargetMode="External"/><Relationship Id="rId107" Type="http://schemas.openxmlformats.org/officeDocument/2006/relationships/hyperlink" Target="https://wwu.instructure.com/courses/1906010/modules#module_3922392" TargetMode="External"/><Relationship Id="rId135" Type="http://schemas.openxmlformats.org/officeDocument/2006/relationships/hyperlink" Target="https://www.cengage.com/c/statistical-inference-2e-casella-berger/9780534243128/" TargetMode="External"/><Relationship Id="rId132" Type="http://schemas.openxmlformats.org/officeDocument/2006/relationships/hyperlink" Target="https://www.youtube.com/playlist?list=PLeB45KifGiuHesi4PALNZSYZFhViVGQJK" TargetMode="External"/><Relationship Id="rId108" Type="http://schemas.openxmlformats.org/officeDocument/2006/relationships/hyperlink" Target="https://www.youtube.com/watch?v=STcqHZyPRI8" TargetMode="External"/><Relationship Id="rId109" Type="http://schemas.openxmlformats.org/officeDocument/2006/relationships/hyperlink" Target="https://www.youtube.com/watch?v=xP6uYaU-E0Y" TargetMode="External"/><Relationship Id="rId22" Type="http://schemas.openxmlformats.org/officeDocument/2006/relationships/hyperlink" Target="probability-basics.qmd#cor-p-neg0" TargetMode="External"/><Relationship Id="rId55" Type="http://schemas.openxmlformats.org/officeDocument/2006/relationships/hyperlink" Target="probability-basics.qmd#cor-probability-finitely-additive" TargetMode="External"/><Relationship Id="rId115" Type="http://schemas.openxmlformats.org/officeDocument/2006/relationships/hyperlink" Target="probability-basics.qmd#def-conditional-prob" TargetMode="External"/><Relationship Id="rId79" Type="http://schemas.openxmlformats.org/officeDocument/2006/relationships/hyperlink" Target="probability-basics.qmd#def-event" TargetMode="External"/><Relationship Id="rId31" Type="http://schemas.openxmlformats.org/officeDocument/2006/relationships/hyperlink" Target="probability-basics.qmd#def-probability" TargetMode="External"/><Relationship Id="rId11" Type="http://schemas.openxmlformats.org/officeDocument/2006/relationships/hyperlink" Target="probability-basics.qmd#def-random-experiment" TargetMode="External"/><Relationship Id="rId10" Type="http://schemas.openxmlformats.org/officeDocument/2006/relationships/hyperlink" Target="probability-basics.qmd#def-sample-space" TargetMode="External"/><Relationship Id="rId56" Type="http://schemas.openxmlformats.org/officeDocument/2006/relationships/hyperlink" Target="probability-basics.qmd#thm-continuity-probability" TargetMode="External"/><Relationship Id="rId117" Type="http://schemas.openxmlformats.org/officeDocument/2006/relationships/hyperlink" Target="probability-basics.qmd#thm-prob-subset" TargetMode="External"/><Relationship Id="rId45" Type="http://schemas.openxmlformats.org/officeDocument/2006/relationships/hyperlink" Target="variance-covariance.qmd#def-varianc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Random variables</dc:title>
  <dc:creator/>
  <cp:keywords/>
  <dcterms:created xsi:type="dcterms:W3CDTF">2026-10-17T20:31:14Z</dcterms:created>
  <dcterms:modified xsi:type="dcterms:W3CDTF">2026-10-17T20:31:14Z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13:21:36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