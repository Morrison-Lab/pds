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Key distributions</w:t>
      </w:r>
    </w:p>
    <w:p>
      <w:pPr>
        <w:pStyle w:val="Date"/>
      </w:pPr>
      <w:del w:id="1" w:author="PR Preview" w:date="2026-01-01T00:00:00Z">
        <w:r>
          <w:delText xml:space="preserve">Last modified: 2026-10-19 11:46:42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2026-10-19 14:22:16 (PDT)</w:t>
        </w:r>
      </w:ins>
    </w:p>
    <w:p>
      <w:pPr>
        <w:pStyle w:val="FirstParagraph"/>
      </w:pPr>
      <w:bookmarkStart w:id="9" w:name="sec-distributions"/>
      <w:bookmarkEnd w:id="9"/>
    </w:p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Some distributions are typically used for outcome models (</w:t>
      </w:r>
      <w:hyperlink w:anchor="tbl-outcome-distns">
        <w:r>
          <w:rPr>
            <w:rStyle w:val="Hyperlink"/>
          </w:rPr>
          <w:t xml:space="preserve">Table 1</w:t>
        </w:r>
      </w:hyperlink>
      <w:r>
        <w:t xml:space="preserve">);</w:t>
      </w:r>
      <w:r>
        <w:t xml:space="preserve"> </w:t>
      </w:r>
      <w:r>
        <w:t xml:space="preserve">other distributions are typically used for test statistics (</w:t>
      </w:r>
      <w:hyperlink w:anchor="tbl-test-stat-distns">
        <w:r>
          <w:rPr>
            <w:rStyle w:val="Hyperlink"/>
          </w:rPr>
          <w:t xml:space="preserve">Table 2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3" w:name="tbl-outcome-distn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Distributions typically used for outcome models</w:t>
            </w:r>
          </w:p>
          <w:tbl>
            <w:tblPr>
              <w:tblStyle w:val="Table"/>
              <w:tblW w:type="pct" w:w="5000"/>
              <w:tblLayout w:type="fixed"/>
              <w:tblLook w:firstRow="1" w:lastRow="0" w:firstColumn="0" w:lastColumn="0" w:noHBand="0" w:noVBand="0" w:val="0020"/>
            </w:tblPr>
            <w:tblGrid>
              <w:gridCol w:w="6336"/>
              <w:gridCol w:w="1584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Distribution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Uses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hyperlink r:id="rId10">
                    <w:r>
                      <w:rPr>
                        <w:rStyle w:val="Hyperlink"/>
                      </w:rPr>
                      <w:t xml:space="preserve">Bernoulli</w:t>
                    </w:r>
                  </w:hyperlink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Binary outcomes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hyperlink w:anchor="def-binomial">
                    <w:r>
                      <w:rPr>
                        <w:rStyle w:val="Hyperlink"/>
                      </w:rPr>
                      <w:t xml:space="preserve">Binomial</w:t>
                    </w:r>
                  </w:hyperlink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Sums of Bernoulli outcomes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Poisson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Unbounded count outcomes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Geometric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Counts of non-events before an event occurs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Negative binomial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Mixtures of Poisson distributions, counts of non-events until a given number of events occurs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hyperlink r:id="rId11">
                    <w:r>
                      <w:rPr>
                        <w:rStyle w:val="Hyperlink"/>
                      </w:rPr>
                      <w:t xml:space="preserve">Normal (Gaussian)</w:t>
                    </w:r>
                  </w:hyperlink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Continuous outcomes without a more specific distribution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hyperlink w:anchor="sec-mvn">
                    <w:r>
                      <w:rPr>
                        <w:rStyle w:val="Hyperlink"/>
                      </w:rPr>
                      <w:t xml:space="preserve">Multivariate normal</w:t>
                    </w:r>
                  </w:hyperlink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Vectors of continuous outcomes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hyperlink w:anchor="sec-mixture">
                    <w:r>
                      <w:rPr>
                        <w:rStyle w:val="Hyperlink"/>
                      </w:rPr>
                      <w:t xml:space="preserve">Mixtures</w:t>
                    </w:r>
                  </w:hyperlink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Outcomes from a population of unobserved subpopulations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hyperlink r:id="rId12">
                    <w:r>
                      <w:rPr>
                        <w:rStyle w:val="Hyperlink"/>
                      </w:rPr>
                      <w:t xml:space="preserve">Exponential</w:t>
                    </w:r>
                  </w:hyperlink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Time to event outcomes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Gamma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Time to event outcomes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Weibull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Time to event outcomes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Log-normal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Time to event outcomes</w:t>
                  </w:r>
                </w:p>
              </w:tc>
            </w:tr>
          </w:tbl>
          <w:bookmarkEnd w:id="13"/>
          <w:p/>
        </w:tc>
      </w:tr>
    </w:tbl>
    <w:p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4" w:name="tbl-test-stat-distn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2: Distributions typically used for test statistics</w:t>
            </w:r>
          </w:p>
          <w:tbl>
            <w:tblPr>
              <w:tblStyle w:val="Table"/>
              <w:tblW w:type="pct" w:w="5000"/>
              <w:tblLayout w:type="fixed"/>
              <w:tblLook w:firstRow="1" w:lastRow="0" w:firstColumn="0" w:lastColumn="0" w:noHBand="0" w:noVBand="0" w:val="0020"/>
            </w:tblPr>
            <w:tblGrid>
              <w:gridCol w:w="5940"/>
              <w:gridCol w:w="198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Distribution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Uses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m:oMath>
                    <m:sSup>
                      <m:e>
                        <m:r>
                          <m:t>χ</m:t>
                        </m:r>
                      </m:e>
                      <m:sup>
                        <m:r>
                          <m:t>2</m:t>
                        </m:r>
                      </m:sup>
                    </m:sSup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Regression comparisons (asymptotic), contingency table independence tests, goodness-of-fit tests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F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Gaussian model comparisons (exact)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Z</m:t>
                    </m:r>
                  </m:oMath>
                  <w:r>
                    <w:t xml:space="preserve"> </w:t>
                  </w:r>
                  <w:r>
                    <w:t xml:space="preserve">(standard normal)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Proportions, means, regression coefficients (asymptotic)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t</m:t>
                    </m:r>
                  </m:oMath>
                  <w:r>
                    <w:t xml:space="preserve"> </w:t>
                  </w:r>
                  <w:r>
                    <w:t xml:space="preserve">(Student’s)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Means, regression coefficients in Gaussian outcome models (exact)</w:t>
                  </w:r>
                </w:p>
              </w:tc>
            </w:tr>
          </w:tbl>
          <w:bookmarkEnd w:id="14"/>
          <w:p/>
        </w:tc>
      </w:tr>
    </w:tbl>
    <w:bookmarkStart w:id="18" w:name="sec-bern-dist"/>
    <w:p>
      <w:pPr>
        <w:pStyle w:val="Heading2"/>
      </w:pPr>
      <w:r>
        <w:t xml:space="preserve">1 The Bernoulli distribution</w:t>
      </w:r>
    </w:p>
    <w:bookmarkStart w:id="17" w:name="exm-bernoulli"/>
    <w:p>
      <w:pPr>
        <w:pStyle w:val="FirstParagraph"/>
      </w:pPr>
      <w:r>
        <w:rPr>
          <w:b/>
          <w:bCs/>
        </w:rPr>
        <w:t xml:space="preserve">Example 1 (A coin flip)</w:t>
      </w:r>
      <w:r>
        <w:t xml:space="preserve"> </w:t>
      </w:r>
      <w:r>
        <w:t xml:space="preserve">The</w:t>
      </w:r>
      <w:r>
        <w:t xml:space="preserve"> </w:t>
      </w:r>
      <w:hyperlink r:id="rId10">
        <w:r>
          <w:rPr>
            <w:rStyle w:val="Hyperlink"/>
          </w:rPr>
          <w:t xml:space="preserve">Bernoulli distribution</w:t>
        </w:r>
      </w:hyperlink>
      <w:r>
        <w:t xml:space="preserve"> </w:t>
      </w:r>
      <w:r>
        <w:t xml:space="preserve">describes a binary outcome.</w:t>
      </w:r>
      <w:r>
        <w:t xml:space="preserve"> </w:t>
      </w:r>
      <w:r>
        <w:t xml:space="preserve">The indicator of heads on one flip of a fair coin is</w:t>
      </w:r>
      <w:r>
        <w:t xml:space="preserve"> </w:t>
      </w:r>
      <m:oMath>
        <m:r>
          <m:rPr>
            <m:sty m:val="p"/>
          </m:rPr>
          <m:t>Ber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/</m:t>
        </m:r>
        <m:r>
          <m:t>2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By the</w:t>
      </w:r>
      <w:r>
        <w:t xml:space="preserve"> </w:t>
      </w:r>
      <w:hyperlink r:id="rId15">
        <w:r>
          <w:rPr>
            <w:rStyle w:val="Hyperlink"/>
          </w:rPr>
          <w:t xml:space="preserve">expectation of the Bernoulli distribution</w:t>
        </w:r>
      </w:hyperlink>
      <w:r>
        <w:t xml:space="preserve">,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Ber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 </w:t>
      </w:r>
      <w:r>
        <w:t xml:space="preserve">has mean</w:t>
      </w:r>
      <w:r>
        <w:t xml:space="preserve"> </w:t>
      </w:r>
      <m:oMath>
        <m:r>
          <m:t>π</m:t>
        </m:r>
      </m:oMath>
      <w:r>
        <w:t xml:space="preserve">,</w:t>
      </w:r>
      <w:r>
        <w:t xml:space="preserve"> </w:t>
      </w:r>
      <w:r>
        <w:t xml:space="preserve">and by the</w:t>
      </w:r>
      <w:r>
        <w:t xml:space="preserve"> </w:t>
      </w:r>
      <w:hyperlink r:id="rId16">
        <w:r>
          <w:rPr>
            <w:rStyle w:val="Hyperlink"/>
          </w:rPr>
          <w:t xml:space="preserve">variance of a Bernoulli random variable</w:t>
        </w:r>
      </w:hyperlink>
      <w:r>
        <w:t xml:space="preserve">,</w:t>
      </w:r>
      <w:r>
        <w:t xml:space="preserve"> </w:t>
      </w:r>
      <w:r>
        <w:t xml:space="preserve">it has variance</w:t>
      </w:r>
      <w:r>
        <w:t xml:space="preserve"> </w:t>
      </w:r>
      <m:oMath>
        <m:r>
          <m:t>π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π</m:t>
        </m:r>
        <m:r>
          <m:rPr>
            <m:sty m:val="p"/>
          </m:rPr>
          <m:t>)</m:t>
        </m:r>
      </m:oMath>
      <w:r>
        <w:t xml:space="preserve">.</w:t>
      </w:r>
    </w:p>
    <w:bookmarkEnd w:id="17"/>
    <w:bookmarkEnd w:id="18"/>
    <w:bookmarkStart w:id="33" w:name="sec-binomial-dist"/>
    <w:p>
      <w:pPr>
        <w:pStyle w:val="Heading2"/>
      </w:pPr>
      <w:r>
        <w:t xml:space="preserve">2 The binomial distribution</w:t>
      </w:r>
    </w:p>
    <w:bookmarkStart w:id="21" w:name="def-binomial"/>
    <w:p>
      <w:pPr>
        <w:pStyle w:val="FirstParagraph"/>
      </w:pPr>
      <w:r>
        <w:rPr>
          <w:b/>
          <w:bCs/>
        </w:rPr>
        <w:t xml:space="preserve">Definition 1 (Binomial distribution)</w:t>
      </w:r>
      <w:r>
        <w:t xml:space="preserve"> </w:t>
      </w:r>
      <w:r>
        <w:t xml:space="preserve">A</w:t>
      </w:r>
      <w:r>
        <w:t xml:space="preserve"> </w:t>
      </w:r>
      <w:hyperlink r:id="rId19">
        <w:r>
          <w:rPr>
            <w:rStyle w:val="Hyperlink"/>
          </w:rPr>
          <w:t xml:space="preserve">discrete</w:t>
        </w:r>
      </w:hyperlink>
      <w:r>
        <w:t xml:space="preserve"> </w:t>
      </w:r>
      <w:r>
        <w:t xml:space="preserve">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has the</w:t>
      </w:r>
      <w:r>
        <w:t xml:space="preserve"> </w:t>
      </w:r>
      <w:r>
        <w:rPr>
          <w:b/>
          <w:bCs/>
        </w:rPr>
        <w:t xml:space="preserve">binomial distribution</w:t>
      </w:r>
      <w:r>
        <w:t xml:space="preserve"> </w:t>
      </w:r>
      <w:r>
        <w:t xml:space="preserve">with number of trials</w:t>
      </w:r>
      <w:r>
        <w:t xml:space="preserve"> </w:t>
      </w:r>
      <m:oMath>
        <m:r>
          <m:t>n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</m:e>
        </m:d>
        <m:r>
          <m:t>​</m:t>
        </m:r>
      </m:oMath>
      <w:r>
        <w:t xml:space="preserve"> </w:t>
      </w:r>
      <w:r>
        <w:t xml:space="preserve">and event probability</w:t>
      </w:r>
      <w:r>
        <w:t xml:space="preserve"> </w:t>
      </w:r>
      <m:oMath>
        <m:r>
          <m:t>π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Bin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n</m:t>
            </m:r>
            <m:r>
              <m:rPr>
                <m:sty m:val="p"/>
              </m:rPr>
              <m:t>,</m:t>
            </m:r>
            <m:r>
              <m:t>π</m:t>
            </m:r>
          </m:e>
        </m:d>
        <m:r>
          <m:t>​</m:t>
        </m:r>
      </m:oMath>
      <w:r>
        <w:t xml:space="preserve"> </w:t>
      </w:r>
      <w:r>
        <w:t xml:space="preserve">[1]</w:t>
      </w:r>
      <w:r>
        <w:t xml:space="preserve">,</w:t>
      </w:r>
      <w:r>
        <w:t xml:space="preserve"> </w:t>
      </w:r>
      <w:r>
        <w:t xml:space="preserve">if:</w:t>
      </w:r>
    </w:p>
    <w:p>
      <w:pPr>
        <w:pStyle w:val="BodyText"/>
      </w:pPr>
      <w:bookmarkStart w:id="20" w:name="eq-binom-pmf"/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noBar"/>
                </m:fPr>
                <m:num>
                  <m:r>
                    <m:t>n</m:t>
                  </m:r>
                </m:num>
                <m:den>
                  <m:r>
                    <m:t>x</m:t>
                  </m:r>
                </m:den>
              </m:f>
            </m:e>
          </m:d>
          <m:sSup>
            <m:e>
              <m:r>
                <m:t>π</m:t>
              </m:r>
            </m:e>
            <m:sup>
              <m:r>
                <m:t>x</m:t>
              </m:r>
            </m:sup>
          </m:sSup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π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n</m:t>
              </m:r>
              <m:r>
                <m:rPr>
                  <m:sty m:val="p"/>
                </m:rPr>
                <m:t>−</m:t>
              </m:r>
              <m:r>
                <m:t>x</m:t>
              </m:r>
            </m:sup>
          </m:sSup>
          <m:r>
            <m:rPr>
              <m:sty m:val="p"/>
            </m:rPr>
            <m:t>,</m:t>
          </m:r>
          <m:r>
            <m:t> </m:t>
          </m:r>
          <m:r>
            <m:t>x</m:t>
          </m:r>
          <m:r>
            <m:rPr>
              <m:sty m:val="p"/>
            </m:rPr>
            <m:t>∈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r>
                <m:t>n</m:t>
              </m:r>
            </m:e>
          </m:d>
          <m:r>
            <m:t>​</m:t>
          </m:r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20"/>
    </w:p>
    <w:p>
      <w:pPr>
        <w:pStyle w:val="FirstParagraph"/>
      </w:pPr>
      <w:r>
        <w:t xml:space="preserve">where</w:t>
      </w:r>
      <w:r>
        <w:t xml:space="preserve"> </w:t>
      </w:r>
      <m:oMath>
        <m:d>
          <m:dPr>
            <m:begChr m:val="("/>
            <m:sepChr m:val=""/>
            <m:endChr m:val=")"/>
            <m:grow/>
          </m:dPr>
          <m:e>
            <m:f>
              <m:fPr>
                <m:type m:val="noBar"/>
              </m:fPr>
              <m:num>
                <m:r>
                  <m:t>n</m:t>
                </m:r>
              </m:num>
              <m:den>
                <m:r>
                  <m:t>x</m:t>
                </m:r>
              </m:den>
            </m:f>
          </m:e>
        </m:d>
        <m:r>
          <m:rPr>
            <m:sty m:val="p"/>
          </m:rPr>
          <m:t>=</m:t>
        </m:r>
        <m:f>
          <m:fPr>
            <m:type m:val="bar"/>
          </m:fPr>
          <m:num>
            <m:r>
              <m:t>n</m:t>
            </m:r>
            <m:r>
              <m:rPr>
                <m:sty m:val="p"/>
              </m:rPr>
              <m:t>!</m:t>
            </m:r>
          </m:num>
          <m:den>
            <m:r>
              <m:t>x</m:t>
            </m:r>
            <m:r>
              <m:rPr>
                <m:sty m:val="p"/>
              </m:rPr>
              <m:t>!</m:t>
            </m:r>
            <m:r>
              <m:t> </m:t>
            </m:r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−</m:t>
            </m:r>
            <m:r>
              <m:t>x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!</m:t>
            </m:r>
          </m:den>
        </m:f>
      </m:oMath>
      <w:r>
        <w:t xml:space="preserve"> </w:t>
      </w:r>
      <w:r>
        <w:t xml:space="preserve">is the number of ways to choose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of 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trials.</w:t>
      </w:r>
    </w:p>
    <w:bookmarkEnd w:id="21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Casella and Berger [2, Sec. 3.2]</w:t>
      </w:r>
      <w:r>
        <w:t xml:space="preserve"> </w:t>
      </w:r>
      <w:r>
        <w:t xml:space="preserve">defines the binomial distribution the same way.</w:t>
      </w:r>
      <w:r>
        <w:t xml:space="preserve"> </w:t>
      </w:r>
      <w:r>
        <w:t xml:space="preserve">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hyperlink w:anchor="eq-binom-pmf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is the</w:t>
      </w:r>
      <w:r>
        <w:t xml:space="preserve"> </w:t>
      </w:r>
      <w:hyperlink r:id="rId10">
        <w:r>
          <w:rPr>
            <w:rStyle w:val="Hyperlink"/>
          </w:rPr>
          <w:t xml:space="preserve">Bernoulli PMF</w:t>
        </w:r>
      </w:hyperlink>
      <w:r>
        <w:t xml:space="preserve">:</w:t>
      </w:r>
      <w:r>
        <w:t xml:space="preserve"> </w:t>
      </w:r>
      <m:oMath>
        <m:r>
          <m:rPr>
            <m:sty m:val="p"/>
          </m:rPr>
          <m:t>Bin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π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Ber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 </w:t>
      </w:r>
      <w:r>
        <w:t xml:space="preserve">are the same distribution.</w:t>
      </w:r>
    </w:p>
    <w:bookmarkStart w:id="22" w:name="exm-binomial-pmf"/>
    <w:p>
      <w:pPr>
        <w:pStyle w:val="BodyText"/>
      </w:pPr>
      <w:r>
        <w:rPr>
          <w:b/>
          <w:bCs/>
        </w:rPr>
        <w:t xml:space="preserve">Example 2 (Two heads in three flips)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Bin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3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/</m:t>
            </m:r>
            <m:r>
              <m:t>2</m:t>
            </m:r>
          </m:e>
        </m:d>
        <m:r>
          <m:t>​</m:t>
        </m:r>
      </m:oMath>
      <w:r>
        <w:t xml:space="preserve"> </w:t>
      </w:r>
      <w:r>
        <w:t xml:space="preserve">be the number of heads in three flips of a fair coin.</w:t>
      </w:r>
      <w:r>
        <w:t xml:space="preserve"> </w:t>
      </w:r>
      <w:r>
        <w:t xml:space="preserve">By</w:t>
      </w:r>
      <w:r>
        <w:t xml:space="preserve"> </w:t>
      </w:r>
      <w:hyperlink w:anchor="eq-binom-pmf">
        <w:r>
          <w:rPr>
            <w:rStyle w:val="Hyperlink"/>
          </w:rPr>
          <w:t xml:space="preserve">Equation 1</w:t>
        </w:r>
      </w:hyperlink>
      <w:r>
        <w:t xml:space="preserve">:</w:t>
      </w:r>
    </w:p>
    <w:p>
      <w:pPr>
        <w:pStyle w:val="BodyText"/>
      </w:pPr>
      <w:r>
        <w:t xml:space="preserve">$$
    \begin{aligned}
    \operatorname{P}(X = 2)
    &amp;= \binom{3}{2} \mathopen{}\left(\frac{1}{2}\right)\mathclose{}^2 \mathopen{}\left(1 - \frac{1}{2}\right)\mathclose{}^{3 - 2}
    &amp;&amp; \text{(binomial PMF with } n = 3,\ \pi= 1/2,\ x = 2 \text{)} \\
    &amp;= \frac{3!}{2!\,1!} \mathopen{}\left(\frac{1}{2}\right)\mathclose{}^2 \mathopen{}\left(\frac{1}{2}\right)\mathclose{}^1
    &amp;&amp; \text{(definition of } \tbinom{3}{2} \text{; } 1 - 1/2 = 1/2 \text{)} \\
    &amp;= 3 \cdot\frac{1}{4} \cdot\frac{1}{2}
    &amp;&amp; \text{(evaluate the factorials and powers)} \\
    &amp;= \frac{3}{8}
    &amp;&amp; \text{(multiply)}
    \end{aligned}
    $$</w:t>
      </w:r>
    </w:p>
    <w:p>
      <w:pPr>
        <w:pStyle w:val="FirstParagraph"/>
      </w:pPr>
      <w:r>
        <w:t xml:space="preserve">The three outcomes with two heads are</w:t>
      </w:r>
      <w:r>
        <w:t xml:space="preserve"> </w:t>
      </w:r>
      <m:oMath>
        <m:r>
          <m:t>H</m:t>
        </m:r>
        <m:r>
          <m:t>H</m:t>
        </m:r>
        <m:r>
          <m:t>T</m:t>
        </m:r>
      </m:oMath>
      <w:r>
        <w:t xml:space="preserve">,</w:t>
      </w:r>
      <w:r>
        <w:t xml:space="preserve"> </w:t>
      </w:r>
      <m:oMath>
        <m:r>
          <m:t>H</m:t>
        </m:r>
        <m:r>
          <m:t>T</m:t>
        </m:r>
        <m:r>
          <m:t>H</m:t>
        </m:r>
      </m:oMath>
      <w:r>
        <w:t xml:space="preserve">, and</w:t>
      </w:r>
      <w:r>
        <w:t xml:space="preserve"> </w:t>
      </w:r>
      <m:oMath>
        <m:r>
          <m:t>T</m:t>
        </m:r>
        <m:r>
          <m:t>H</m:t>
        </m:r>
        <m:r>
          <m:t>H</m:t>
        </m:r>
      </m:oMath>
      <w:r>
        <w:t xml:space="preserve">,</w:t>
      </w:r>
      <w:r>
        <w:t xml:space="preserve"> </w:t>
      </w:r>
      <w:r>
        <w:t xml:space="preserve">each with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8</m:t>
        </m:r>
      </m:oMath>
      <w:r>
        <w:t xml:space="preserve">.</w:t>
      </w:r>
    </w:p>
    <w:bookmarkEnd w:id="22"/>
    <w:bookmarkStart w:id="24" w:name="exm-binomial-not"/>
    <w:p>
      <w:pPr>
        <w:pStyle w:val="BodyText"/>
      </w:pPr>
      <w:r>
        <w:rPr>
          <w:b/>
          <w:bCs/>
        </w:rPr>
        <w:t xml:space="preserve">Example 3 (Draws without replacement are not binomial)</w:t>
      </w:r>
      <w:r>
        <w:t xml:space="preserve"> </w:t>
      </w:r>
      <w:r>
        <w:t xml:space="preserve">An urn holds two red balls and two blue balls.</w:t>
      </w:r>
      <w:r>
        <w:t xml:space="preserve"> </w:t>
      </w:r>
      <w:r>
        <w:t xml:space="preserve">Draw two balls without replacement,</w:t>
      </w:r>
      <w:r>
        <w:t xml:space="preserve"> </w:t>
      </w:r>
      <w:r>
        <w:t xml:space="preserve">and 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 the number of red balls drawn.</w:t>
      </w:r>
      <w:r>
        <w:t xml:space="preserve"> </w:t>
      </w:r>
      <w:r>
        <w:t xml:space="preserve">Each draw is red with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,</w:t>
      </w:r>
      <w:r>
        <w:t xml:space="preserve"> </w:t>
      </w:r>
      <w:r>
        <w:t xml:space="preserve">but</w:t>
      </w:r>
      <w:r>
        <w:t xml:space="preserve"> </w:t>
      </w:r>
      <m:oMath>
        <m:r>
          <m:t>X</m:t>
        </m:r>
        <m:box>
          <m:boxPr>
            <m:opEmu m:val="on"/>
          </m:boxPr>
          <m:e>
            <m:r>
              <m:rPr>
                <m:sty m:val="p"/>
              </m:rPr>
              <m:t>≁</m:t>
            </m:r>
          </m:e>
        </m:box>
        <m:r>
          <m:rPr>
            <m:sty m:val="p"/>
          </m:rPr>
          <m:t>Bin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/</m:t>
            </m:r>
            <m:r>
              <m:t>2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because the draws are not</w:t>
      </w:r>
      <w:r>
        <w:t xml:space="preserve"> </w:t>
      </w:r>
      <w:hyperlink r:id="rId23">
        <w:r>
          <w:rPr>
            <w:rStyle w:val="Hyperlink"/>
          </w:rPr>
          <w:t xml:space="preserve">independent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first red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second red</m:t>
              </m:r>
              <m:r>
                <m:rPr>
                  <m:sty m:val="p"/>
                </m:rPr>
                <m:t>∣</m:t>
              </m:r>
              <m:r>
                <m:rPr>
                  <m:nor/>
                  <m:sty m:val="p"/>
                </m:rPr>
                <m:t>first red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(multiplication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4</m:t>
                  </m:r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(one red ball is left among three)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6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p>
      <w:pPr>
        <w:pStyle w:val="FirstParagraph"/>
      </w:pPr>
      <w:r>
        <w:t xml:space="preserve">whereas, by</w:t>
      </w:r>
      <w:r>
        <w:t xml:space="preserve"> </w:t>
      </w:r>
      <w:hyperlink w:anchor="eq-binom-pmf">
        <w:r>
          <w:rPr>
            <w:rStyle w:val="Hyperlink"/>
          </w:rPr>
          <w:t xml:space="preserve">Equation 1</w:t>
        </w:r>
      </w:hyperlink>
      <w:r>
        <w:t xml:space="preserve">, a</w:t>
      </w:r>
      <w:r>
        <w:t xml:space="preserve"> </w:t>
      </w:r>
      <m:oMath>
        <m:r>
          <m:rPr>
            <m:sty m:val="p"/>
          </m:rPr>
          <m:t>Bin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/</m:t>
            </m:r>
            <m:r>
              <m:t>2</m:t>
            </m:r>
          </m:e>
        </m:d>
        <m:r>
          <m:t>​</m:t>
        </m:r>
      </m:oMath>
      <w:r>
        <w:t xml:space="preserve"> </w:t>
      </w:r>
      <w:r>
        <w:t xml:space="preserve">random variable has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noBar"/>
                    </m:fPr>
                    <m:num>
                      <m:r>
                        <m:t>2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0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(binomial PMF with </m:t>
              </m:r>
              <m:r>
                <m:t>n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 </m:t>
              </m:r>
              <m:r>
                <m:t>π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 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(evaluate)</m:t>
              </m:r>
            </m:e>
          </m:eqArr>
        </m:oMath>
      </m:oMathPara>
    </w:p>
    <w:bookmarkEnd w:id="24"/>
    <w:bookmarkStart w:id="26" w:name="thm-binomial-sum-bernoulli"/>
    <w:p>
      <w:pPr>
        <w:pStyle w:val="FirstParagraph"/>
      </w:pPr>
      <w:r>
        <w:rPr>
          <w:b/>
          <w:bCs/>
        </w:rPr>
        <w:t xml:space="preserve">Theorem 1 (A sum of IID Bernoulli variables is binomial)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w:hyperlink r:id="rId25">
        <w:r>
          <w:rPr>
            <w:rStyle w:val="Hyperlink"/>
          </w:rPr>
          <w:t xml:space="preserve">IID</w:t>
        </w:r>
      </w:hyperlink>
      <w:r>
        <w:t xml:space="preserve"> </w:t>
      </w:r>
      <m:oMath>
        <m:r>
          <m:rPr>
            <m:sty m:val="p"/>
          </m:rPr>
          <m:t>Ber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 </w:t>
      </w:r>
      <w:r>
        <w:t xml:space="preserve">random variables,</w:t>
      </w:r>
      <w:r>
        <w:t xml:space="preserve"> </w:t>
      </w:r>
      <w:r>
        <w:t xml:space="preserve">then their sum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 </w:t>
      </w:r>
      <w:r>
        <w:t xml:space="preserve">has the</w:t>
      </w:r>
      <w:r>
        <w:t xml:space="preserve"> </w:t>
      </w:r>
      <m:oMath>
        <m:r>
          <m:rPr>
            <m:sty m:val="p"/>
          </m:rPr>
          <m:t>Bin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n</m:t>
            </m:r>
            <m:r>
              <m:rPr>
                <m:sty m:val="p"/>
              </m:rPr>
              <m:t>,</m:t>
            </m:r>
            <m:r>
              <m:t>π</m:t>
            </m:r>
          </m:e>
        </m:d>
        <m:r>
          <m:t>​</m:t>
        </m:r>
      </m:oMath>
      <w:r>
        <w:t xml:space="preserve"> </w:t>
      </w:r>
      <w:r>
        <w:t xml:space="preserve">distribution.</w:t>
      </w:r>
    </w:p>
    <w:bookmarkEnd w:id="26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Each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1</m:t>
        </m:r>
      </m:oMath>
      <w:r>
        <w:t xml:space="preserve">, so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takes values in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n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n</m:t>
            </m:r>
          </m:e>
        </m:d>
        <m:r>
          <m:t>​</m:t>
        </m:r>
      </m:oMath>
      <w:r>
        <w:t xml:space="preserve"> </w:t>
      </w:r>
      <w:r>
        <w:t xml:space="preserve">be a value of</w:t>
      </w:r>
      <w:r>
        <w:t xml:space="preserve"> </w:t>
      </w:r>
      <m:oMath>
        <m:r>
          <m:t>S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A</m:t>
            </m:r>
          </m:e>
          <m:sub>
            <m:r>
              <m:t>x</m:t>
            </m:r>
          </m:sub>
        </m:sSub>
      </m:oMath>
      <w:r>
        <w:t xml:space="preserve"> </w:t>
      </w:r>
      <w:r>
        <w:t xml:space="preserve">be the set of sequences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s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sSup>
          <m:e>
            <m:r>
              <m:t>​</m:t>
            </m:r>
          </m:e>
          <m:sup>
            <m:r>
              <m:t>n</m:t>
            </m:r>
          </m:sup>
        </m:sSup>
      </m:oMath>
      <w:r>
        <w:t xml:space="preserve"> </w:t>
      </w:r>
      <w:r>
        <w:t xml:space="preserve">with exactly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ones.</w:t>
      </w:r>
      <w:r>
        <w:t xml:space="preserve"> </w:t>
      </w:r>
      <w:r>
        <w:t xml:space="preserve">The event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S</m:t>
            </m:r>
            <m:r>
              <m:rPr>
                <m:sty m:val="p"/>
              </m:rPr>
              <m:t>=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is the disjoint union of the events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=</m:t>
            </m:r>
            <m:sSub>
              <m:e>
                <m:r>
                  <m:t>s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n</m:t>
                </m:r>
              </m:sub>
            </m:sSub>
            <m:r>
              <m:rPr>
                <m:sty m:val="p"/>
              </m:rPr>
              <m:t>=</m:t>
            </m:r>
            <m:sSub>
              <m:e>
                <m:r>
                  <m:t>s</m:t>
                </m:r>
              </m:e>
              <m:sub>
                <m:r>
                  <m:t>n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over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s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∈</m:t>
        </m:r>
        <m:sSub>
          <m:e>
            <m:r>
              <m:t>A</m:t>
            </m:r>
          </m:e>
          <m:sub>
            <m:r>
              <m:t>x</m:t>
            </m:r>
          </m:sub>
        </m:sSub>
      </m:oMath>
      <w:r>
        <w:t xml:space="preserve">.</w:t>
      </w:r>
      <w:r>
        <w:t xml:space="preserve"> </w:t>
      </w:r>
      <w:r>
        <w:t xml:space="preserve">For one such sequence: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sSub>
                <m:e>
                  <m:r>
                    <m:t>X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(independence)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p>
                    <m:e>
                      <m:r>
                        <m:t>π</m:t>
                      </m:r>
                    </m:e>
                    <m:sup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sup>
                  </m:sSup>
                </m:e>
              </m:nary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i</m:t>
                      </m:r>
                    </m:sub>
                  </m:sSub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(Bernoulli PMF)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π</m:t>
                  </m:r>
                </m:e>
                <m: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(collect exponents)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π</m:t>
                  </m:r>
                </m:e>
                <m:sup>
                  <m:r>
                    <m:t>x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s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nor/>
                  <m:sty m:val="p"/>
                </m:rPr>
                <m:t> for a sequence in </m:t>
              </m:r>
              <m:sSub>
                <m:e>
                  <m:r>
                    <m:t>A</m:t>
                  </m:r>
                </m:e>
                <m:sub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Choosing which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of 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positions hold the ones</w:t>
      </w:r>
      <w:r>
        <w:t xml:space="preserve"> </w:t>
      </w:r>
      <w:r>
        <w:t xml:space="preserve">determines the sequence,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A</m:t>
            </m:r>
          </m:e>
          <m:sub>
            <m:r>
              <m:t>x</m:t>
            </m:r>
          </m:sub>
        </m:sSub>
      </m:oMath>
      <w:r>
        <w:t xml:space="preserve"> </w:t>
      </w:r>
      <w:r>
        <w:t xml:space="preserve">has</w:t>
      </w:r>
      <w:r>
        <w:t xml:space="preserve"> </w:t>
      </w:r>
      <m:oMath>
        <m:d>
          <m:dPr>
            <m:begChr m:val="("/>
            <m:sepChr m:val=""/>
            <m:endChr m:val=")"/>
            <m:grow/>
          </m:dPr>
          <m:e>
            <m:f>
              <m:fPr>
                <m:type m:val="noBar"/>
              </m:fPr>
              <m:num>
                <m:r>
                  <m:t>n</m:t>
                </m:r>
              </m:num>
              <m:den>
                <m:r>
                  <m:t>x</m:t>
                </m:r>
              </m:den>
            </m:f>
          </m:e>
        </m:d>
      </m:oMath>
      <w:r>
        <w:t xml:space="preserve"> </w:t>
      </w:r>
      <w:r>
        <w:t xml:space="preserve">elements.</w:t>
      </w:r>
      <w:r>
        <w:t xml:space="preserve"> </w:t>
      </w:r>
      <w:r>
        <w:t xml:space="preserve">Therefore:</w:t>
      </w:r>
    </w:p>
    <w:p>
      <w:pPr>
        <w:pStyle w:val="BodyText"/>
      </w:pPr>
      <w:r>
        <w:t xml:space="preserve">$$
    \begin{aligned}
    \operatorname{P}(S = x)
    &amp;= \sum_{(s_1, \ldots, s_n) \in A_x} \operatorname{P}(X_1 = s_1, \ldots, X_n = s_n)
    &amp;&amp; \text{(additivity over disjoint events)} \\
    &amp;= \sum_{(s_1, \ldots, s_n) \in A_x} \pi^x (1 - \pi)^{n - x}
    &amp;&amp; \text{(probability of one sequence)} \\
    &amp;= \binom{n}{x} \pi^x (1 - \pi)^{n - x}
    &amp;&amp; \text{(} A_x \text{ has } \tbinom{n}{x} \text{ elements)}
    \end{aligned}
    $$</w:t>
      </w:r>
    </w:p>
    <w:p>
      <w:pPr>
        <w:pStyle w:val="FirstParagraph"/>
      </w:pPr>
      <w:r>
        <w:t xml:space="preserve">which is</w:t>
      </w:r>
      <w:r>
        <w:t xml:space="preserve"> </w:t>
      </w:r>
      <w:hyperlink w:anchor="eq-binom-pmf">
        <w:r>
          <w:rPr>
            <w:rStyle w:val="Hyperlink"/>
          </w:rPr>
          <w:t xml:space="preserve">Equation 1</w:t>
        </w:r>
      </w:hyperlink>
      <w:r>
        <w:t xml:space="preserve">.</w:t>
      </w:r>
    </w:p>
    <w:bookmarkStart w:id="27" w:name="exm-binomial-sum-bernoulli"/>
    <w:p>
      <w:pPr>
        <w:pStyle w:val="BodyText"/>
      </w:pPr>
      <w:r>
        <w:rPr>
          <w:b/>
          <w:bCs/>
        </w:rPr>
        <w:t xml:space="preserve">Example 4 (Counting treatment responders)</w:t>
      </w:r>
      <w:r>
        <w:t xml:space="preserve"> </w:t>
      </w:r>
      <w:r>
        <w:t xml:space="preserve">Suppose five patients each respond to a treatment with probability</w:t>
      </w:r>
      <w:r>
        <w:t xml:space="preserve"> </w:t>
      </w:r>
      <m:oMath>
        <m:r>
          <m:t>0.2</m:t>
        </m:r>
      </m:oMath>
      <w:r>
        <w:t xml:space="preserve">,</w:t>
      </w:r>
      <w:r>
        <w:t xml:space="preserve"> </w:t>
      </w:r>
      <w:r>
        <w:t xml:space="preserve">independently of one another,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if patient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responds and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otherwise.</w:t>
      </w:r>
      <w:r>
        <w:t xml:space="preserve"> </w:t>
      </w:r>
      <w:r>
        <w:t xml:space="preserve">By</w:t>
      </w:r>
      <w:r>
        <w:t xml:space="preserve"> </w:t>
      </w:r>
      <w:hyperlink w:anchor="thm-binomial-sum-bernoulli">
        <w:r>
          <w:rPr>
            <w:rStyle w:val="Hyperlink"/>
          </w:rPr>
          <w:t xml:space="preserve">Theorem 1</w:t>
        </w:r>
      </w:hyperlink>
      <w:r>
        <w:t xml:space="preserve">,</w:t>
      </w:r>
      <w:r>
        <w:t xml:space="preserve"> </w:t>
      </w:r>
      <w:r>
        <w:t xml:space="preserve">the number of responders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5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Bin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5</m:t>
            </m:r>
            <m:r>
              <m:rPr>
                <m:sty m:val="p"/>
              </m:rPr>
              <m:t>,</m:t>
            </m:r>
            <m:r>
              <m:t>0.2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so the probability that nobody responds is:</w:t>
      </w:r>
    </w:p>
    <w:p>
      <w:pPr>
        <w:pStyle w:val="BodyText"/>
      </w:pPr>
      <w:r>
        <w:t xml:space="preserve">$$
    \begin{aligned}
    \operatorname{P}(S = 0)
    &amp;= \binom{5}{0} (0.2)^0 (1 - 0.2)^{5 - 0}
    &amp;&amp; \text{(binomial PMF with } n = 5,\ \pi= 0.2,\ x = 0 \text{)} \\
    &amp;= 1 \cdot 1 \cdot(0.8)^5
    &amp;&amp; \text{(} \tbinom{5}{0} = 1 \text{ and } (0.2)^0 = 1 \text{)} \\
    &amp;= 0.32768
    &amp;&amp; \text{(evaluate the power)}
    \end{aligned}
    $$</w:t>
      </w:r>
    </w:p>
    <w:bookmarkEnd w:id="27"/>
    <w:bookmarkStart w:id="28" w:name="thm-binomial-moments"/>
    <w:p>
      <w:pPr>
        <w:pStyle w:val="FirstParagraph"/>
      </w:pPr>
      <w:r>
        <w:rPr>
          <w:b/>
          <w:bCs/>
        </w:rPr>
        <w:t xml:space="preserve">Theorem 2 (Mean and variance of the binomial distribution)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Bin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n</m:t>
            </m:r>
            <m:r>
              <m:rPr>
                <m:sty m:val="p"/>
              </m:rPr>
              <m:t>,</m:t>
            </m:r>
            <m:r>
              <m:t>π</m:t>
            </m:r>
          </m:e>
        </m:d>
        <m:r>
          <m:t>​</m:t>
        </m:r>
      </m:oMath>
      <w:r>
        <w:t xml:space="preserve">, then:</w:t>
      </w:r>
    </w:p>
    <w:p>
      <w:pPr>
        <w:pStyle w:val="Compact"/>
        <w:numPr>
          <w:ilvl w:val="0"/>
          <w:numId w:val="1001"/>
        </w:numPr>
      </w:pP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n</m:t>
        </m:r>
        <m:r>
          <m:t>π</m:t>
        </m:r>
      </m:oMath>
      <w:r>
        <w:t xml:space="preserve">​</w:t>
      </w:r>
    </w:p>
    <w:p>
      <w:pPr>
        <w:pStyle w:val="Compact"/>
        <w:numPr>
          <w:ilvl w:val="0"/>
          <w:numId w:val="1001"/>
        </w:numPr>
      </w:pP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n</m:t>
        </m:r>
        <m:r>
          <m:t>π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π</m:t>
        </m:r>
        <m:r>
          <m:rPr>
            <m:sty m:val="p"/>
          </m:rPr>
          <m:t>)</m:t>
        </m:r>
      </m:oMath>
      <w:r>
        <w:t xml:space="preserve">​</w:t>
      </w:r>
    </w:p>
    <w:bookmarkEnd w:id="28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mean and variance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depend only on its distribution,</w:t>
      </w:r>
      <w:r>
        <w:t xml:space="preserve"> </w:t>
      </w:r>
      <w:r>
        <w:t xml:space="preserve">so by</w:t>
      </w:r>
      <w:r>
        <w:t xml:space="preserve"> </w:t>
      </w:r>
      <w:hyperlink w:anchor="thm-binomial-sum-bernoulli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we can compute them for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 IID</w:t>
      </w:r>
      <w:r>
        <w:t xml:space="preserve"> </w:t>
      </w:r>
      <m:oMath>
        <m:r>
          <m:rPr>
            <m:sty m:val="p"/>
          </m:rPr>
          <m:t>Ber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For the mean,</w:t>
      </w:r>
      <w:r>
        <w:t xml:space="preserve"> </w:t>
      </w:r>
      <w:r>
        <w:t xml:space="preserve">apply</w:t>
      </w:r>
      <w:r>
        <w:t xml:space="preserve"> </w:t>
      </w:r>
      <w:hyperlink r:id="rId29">
        <w:r>
          <w:rPr>
            <w:rStyle w:val="Hyperlink"/>
          </w:rPr>
          <w:t xml:space="preserve">linearity of expectation</w:t>
        </w:r>
      </w:hyperlink>
      <w:r>
        <w:t xml:space="preserve"> </w:t>
      </w:r>
      <m:oMath>
        <m:r>
          <m:t>n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times,</w:t>
      </w:r>
      <w:r>
        <w:t xml:space="preserve"> </w:t>
      </w:r>
      <w:r>
        <w:t xml:space="preserve">then the</w:t>
      </w:r>
      <w:r>
        <w:t xml:space="preserve"> </w:t>
      </w:r>
      <w:hyperlink r:id="rId15">
        <w:r>
          <w:rPr>
            <w:rStyle w:val="Hyperlink"/>
          </w:rPr>
          <w:t xml:space="preserve">Bernoulli mean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S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E</m:t>
                  </m:r>
                </m:e>
              </m:nary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π</m:t>
                  </m:r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(Bernoulli mean)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</m:t>
              </m:r>
              <m:r>
                <m:t>n</m:t>
              </m:r>
              <m:r>
                <m:rPr>
                  <m:nor/>
                  <m:sty m:val="p"/>
                </m:rPr>
                <m:t> copies of </m:t>
              </m:r>
              <m:r>
                <m:t>π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For the variance,</w:t>
      </w:r>
      <w:r>
        <w:t xml:space="preserve"> </w:t>
      </w:r>
      <w:r>
        <w:t xml:space="preserve">apply the</w:t>
      </w:r>
      <w:r>
        <w:t xml:space="preserve"> </w:t>
      </w:r>
      <w:hyperlink r:id="rId30">
        <w:r>
          <w:rPr>
            <w:rStyle w:val="Hyperlink"/>
          </w:rPr>
          <w:t xml:space="preserve">variance of a linear combination</w:t>
        </w:r>
      </w:hyperlink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⋯</m:t>
        </m:r>
        <m:r>
          <m:rPr>
            <m:sty m:val="p"/>
          </m:rPr>
          <m:t>=</m:t>
        </m:r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w:hyperlink r:id="rId31">
        <w:r>
          <w:rPr>
            <w:rStyle w:val="Hyperlink"/>
          </w:rPr>
          <w:t xml:space="preserve">independent components give a diagonal variance matrix</w:t>
        </w:r>
      </w:hyperlink>
      <w:r>
        <w:t xml:space="preserve">,</w:t>
      </w:r>
      <w:r>
        <w:t xml:space="preserve"> </w:t>
      </w:r>
      <w:r>
        <w:t xml:space="preserve">then the</w:t>
      </w:r>
      <w:r>
        <w:t xml:space="preserve"> </w:t>
      </w:r>
      <w:hyperlink r:id="rId16">
        <w:r>
          <w:rPr>
            <w:rStyle w:val="Hyperlink"/>
          </w:rPr>
          <w:t xml:space="preserve">Bernoulli variance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S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Cov</m:t>
                      </m:r>
                    </m:e>
                  </m:nary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(variance of a linear combination with 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Cov</m:t>
                  </m:r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 for </m:t>
              </m:r>
              <m:r>
                <m:t>i</m:t>
              </m:r>
              <m:r>
                <m:rPr>
                  <m:sty m:val="p"/>
                </m:rPr>
                <m:t>≠</m:t>
              </m:r>
              <m:r>
                <m:t>j</m:t>
              </m:r>
              <m:r>
                <m:rPr>
                  <m:nor/>
                  <m:sty m:val="p"/>
                </m:rPr>
                <m:t>, by independence)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Var</m:t>
                  </m:r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π</m:t>
                  </m:r>
                </m:e>
              </m:nary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(Bernoulli 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t>π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</m:t>
              </m:r>
              <m:r>
                <m:t>n</m:t>
              </m:r>
              <m:r>
                <m:rPr>
                  <m:nor/>
                  <m:sty m:val="p"/>
                </m:rPr>
                <m:t> copies of </m:t>
              </m:r>
              <m:r>
                <m:t>π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32" w:name="exm-binomial-moments"/>
    <w:p>
      <w:pPr>
        <w:pStyle w:val="FirstParagraph"/>
      </w:pPr>
      <w:r>
        <w:rPr>
          <w:b/>
          <w:bCs/>
        </w:rPr>
        <w:t xml:space="preserve">Example 5 (Expected number of responders)</w:t>
      </w:r>
      <w:r>
        <w:t xml:space="preserve"> </w:t>
      </w:r>
      <w:r>
        <w:t xml:space="preserve">In</w:t>
      </w:r>
      <w:r>
        <w:t xml:space="preserve"> </w:t>
      </w:r>
      <w:hyperlink w:anchor="exm-binomial-sum-bernoulli">
        <w:r>
          <w:rPr>
            <w:rStyle w:val="Hyperlink"/>
          </w:rPr>
          <w:t xml:space="preserve">Example 4</w:t>
        </w:r>
      </w:hyperlink>
      <w:r>
        <w:t xml:space="preserve">,</w:t>
      </w:r>
      <w:r>
        <w:t xml:space="preserve"> </w:t>
      </w:r>
      <m:oMath>
        <m:r>
          <m:t>S</m:t>
        </m:r>
        <m:r>
          <m:rPr>
            <m:sty m:val="p"/>
          </m:rPr>
          <m:t>∼</m:t>
        </m:r>
        <m:r>
          <m:rPr>
            <m:sty m:val="p"/>
          </m:rPr>
          <m:t>Bin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5</m:t>
            </m:r>
            <m:r>
              <m:rPr>
                <m:sty m:val="p"/>
              </m:rPr>
              <m:t>,</m:t>
            </m:r>
            <m:r>
              <m:t>0.2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binomial-moments">
        <w:r>
          <w:rPr>
            <w:rStyle w:val="Hyperlink"/>
          </w:rPr>
          <w:t xml:space="preserve">Theorem 2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S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⋅</m:t>
              </m:r>
              <m:r>
                <m:t>0.2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n</m:t>
              </m:r>
              <m:r>
                <m:t>π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S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⋅</m:t>
              </m:r>
              <m:r>
                <m:t>0.2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0.2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n</m:t>
              </m:r>
              <m:r>
                <m:t>π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0.8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p>
      <w:pPr>
        <w:pStyle w:val="FirstParagraph"/>
      </w:pPr>
      <w:r>
        <w:t xml:space="preserve">On average, one of the five patients responds.</w:t>
      </w:r>
    </w:p>
    <w:bookmarkEnd w:id="32"/>
    <w:bookmarkEnd w:id="33"/>
    <w:bookmarkStart w:id="78" w:name="sec-poisson-dist"/>
    <w:p>
      <w:pPr>
        <w:pStyle w:val="Heading2"/>
      </w:pPr>
      <w:r>
        <w:t xml:space="preserve">3 The Poisson distribution</w:t>
      </w:r>
    </w:p>
    <w:bookmarkStart w:id="35" w:name="def-poisson"/>
    <w:p>
      <w:pPr>
        <w:pStyle w:val="FirstParagraph"/>
      </w:pPr>
      <w:r>
        <w:rPr>
          <w:b/>
          <w:bCs/>
        </w:rPr>
        <w:t xml:space="preserve">Definition 2 (Poisson distribution)</w:t>
      </w:r>
      <w:r>
        <w:t xml:space="preserve"> </w:t>
      </w:r>
      <w:r>
        <w:t xml:space="preserve">A random variable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has the</w:t>
      </w:r>
      <w:r>
        <w:t xml:space="preserve"> </w:t>
      </w:r>
      <w:r>
        <w:rPr>
          <w:b/>
          <w:bCs/>
        </w:rPr>
        <w:t xml:space="preserve">Poisson distribution</w:t>
      </w:r>
      <w:r>
        <w:t xml:space="preserve"> </w:t>
      </w:r>
      <w:r>
        <w:t xml:space="preserve">with mean parameter</w:t>
      </w:r>
      <w:r>
        <w:t xml:space="preserve"> </w:t>
      </w:r>
      <m:oMath>
        <m:r>
          <m:t>μ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t>Y</m:t>
        </m:r>
        <m:r>
          <m:rPr>
            <m:sty m:val="p"/>
          </m:rPr>
          <m:t>∼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[3]</w:t>
      </w:r>
      <w:r>
        <w:t xml:space="preserve">,</w:t>
      </w:r>
      <w:r>
        <w:t xml:space="preserve"> </w:t>
      </w:r>
      <w:r>
        <w:t xml:space="preserve">if:</w:t>
      </w:r>
    </w:p>
    <w:p>
      <w:pPr>
        <w:pStyle w:val="BodyText"/>
      </w:pPr>
      <w:bookmarkStart w:id="34" w:name="eq-pois-pmf"/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=</m:t>
          </m:r>
          <m:r>
            <m:t>y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sSup>
                <m:e>
                  <m:r>
                    <m:t>μ</m:t>
                  </m:r>
                </m:e>
                <m:sup>
                  <m:r>
                    <m:t>y</m:t>
                  </m:r>
                </m:sup>
              </m:sSup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</m:sup>
              </m:sSup>
            </m:num>
            <m:den>
              <m:r>
                <m:t>y</m:t>
              </m:r>
              <m:r>
                <m:rPr>
                  <m:sty m:val="p"/>
                </m:rPr>
                <m:t>!</m:t>
              </m:r>
            </m:den>
          </m:f>
          <m:r>
            <m:rPr>
              <m:sty m:val="p"/>
            </m:rPr>
            <m:t>,</m:t>
          </m:r>
          <m:r>
            <m:t> </m:t>
          </m:r>
          <m:r>
            <m:t>y</m:t>
          </m:r>
          <m:r>
            <m:rPr>
              <m:sty m:val="p"/>
            </m:rPr>
            <m:t>∈</m:t>
          </m:r>
          <m:r>
            <m:rPr>
              <m:scr m:val="double-struck"/>
              <m:sty m:val="p"/>
            </m:rPr>
            <m:t>N</m:t>
          </m:r>
          <m:r>
            <m:rPr>
              <m:sty m:val="p"/>
            </m:rPr>
            <m:t>=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</m:e>
          </m:d>
          <m:r>
            <m:t>​</m:t>
          </m:r>
          <m:r>
            <m:t>  </m:t>
          </m:r>
          <m:r>
            <m:rPr>
              <m:sty m:val="p"/>
            </m:rPr>
            <m:t>(</m:t>
          </m:r>
          <m:r>
            <m:t>2</m:t>
          </m:r>
          <m:r>
            <m:rPr>
              <m:sty m:val="p"/>
            </m:rPr>
            <m:t>)</m:t>
          </m:r>
        </m:oMath>
      </m:oMathPara>
      <w:bookmarkEnd w:id="34"/>
    </w:p>
    <w:bookmarkEnd w:id="35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(see</w:t>
      </w:r>
      <w:r>
        <w:t xml:space="preserve"> </w:t>
      </w:r>
      <w:hyperlink w:anchor="fig-pois-pmf">
        <w:r>
          <w:rPr>
            <w:rStyle w:val="Hyperlink"/>
          </w:rPr>
          <w:t xml:space="preserve">Figure 1</w:t>
        </w:r>
      </w:hyperlink>
      <w:r>
        <w:t xml:space="preserve">)</w:t>
      </w:r>
    </w:p>
    <w:bookmarkStart w:id="36" w:name="exr-range-poisson"/>
    <w:p>
      <w:pPr>
        <w:pStyle w:val="BodyText"/>
      </w:pPr>
      <w:r>
        <w:rPr>
          <w:b/>
          <w:bCs/>
        </w:rPr>
        <w:t xml:space="preserve">Exercise 1</w:t>
      </w:r>
      <w:r>
        <w:t xml:space="preserve"> </w:t>
      </w:r>
      <w:r>
        <w:t xml:space="preserve">What is the range of possible values for a Poisson distribution?</w:t>
      </w:r>
    </w:p>
    <w:bookmarkEnd w:id="36"/>
    <w:bookmarkStart w:id="37" w:name="sol-range-poisson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script"/>
                  <m:sty m:val="p"/>
                </m:rPr>
                <m:t>R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N</m:t>
              </m:r>
            </m:e>
          </m:eqArr>
        </m:oMath>
      </m:oMathPara>
    </w:p>
    <w:bookmarkEnd w:id="37"/>
    <w:bookmarkStart w:id="39" w:name="thm-cdf-pois"/>
    <w:p>
      <w:pPr>
        <w:pStyle w:val="FirstParagraph"/>
      </w:pPr>
      <w:r>
        <w:rPr>
          <w:b/>
          <w:bCs/>
        </w:rPr>
        <w:t xml:space="preserve">Theorem 3 (CDF of Poisson distribution)</w:t>
      </w:r>
      <w:r>
        <w:t xml:space="preserve"> </w:t>
      </w:r>
      <w:r>
        <w:t xml:space="preserve">If</w:t>
      </w:r>
      <w:r>
        <w:t xml:space="preserve"> </w:t>
      </w:r>
      <m:oMath>
        <m:r>
          <m:t>Y</m:t>
        </m:r>
        <m:r>
          <m:rPr>
            <m:sty m:val="p"/>
          </m:rPr>
          <m:t>∼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μ</m:t>
        </m:r>
        <m:r>
          <m:rPr>
            <m:sty m:val="p"/>
          </m:rPr>
          <m:t>)</m:t>
        </m:r>
      </m:oMath>
      <w:r>
        <w:t xml:space="preserve">, then for every real number</w:t>
      </w:r>
      <w:r>
        <w:t xml:space="preserve"> </w:t>
      </w:r>
      <m:oMath>
        <m:r>
          <m:t>y</m:t>
        </m:r>
      </m:oMath>
      <w:r>
        <w:t xml:space="preserve">:</w:t>
      </w:r>
    </w:p>
    <w:p>
      <w:pPr>
        <w:pStyle w:val="BodyText"/>
      </w:pPr>
      <w:bookmarkStart w:id="38" w:name="eq-pois-cdf"/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≤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p>
            <m:e>
              <m:r>
                <m:t>e</m:t>
              </m:r>
            </m:e>
            <m:sup>
              <m:r>
                <m:rPr>
                  <m:sty m:val="p"/>
                </m:rPr>
                <m:t>−</m:t>
              </m:r>
              <m:r>
                <m:t>μ</m:t>
              </m:r>
            </m:sup>
          </m:sSup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j</m:t>
              </m:r>
              <m:r>
                <m:rPr>
                  <m:sty m:val="p"/>
                </m:rPr>
                <m:t>=</m:t>
              </m:r>
              <m:r>
                <m:t>0</m:t>
              </m:r>
            </m:sub>
            <m:sup>
              <m:r>
                <m:t>​</m:t>
              </m:r>
              <m:d>
                <m:dPr>
                  <m:begChr m:val="⌊"/>
                  <m:sepChr m:val=""/>
                  <m:endChr m:val="⌋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</m:sup>
            <m:e>
              <m:f>
                <m:fPr>
                  <m:type m:val="bar"/>
                </m:fPr>
                <m:num>
                  <m:sSup>
                    <m:e>
                      <m:r>
                        <m:t>μ</m:t>
                      </m:r>
                    </m:e>
                    <m:sup>
                      <m:r>
                        <m:t>j</m:t>
                      </m:r>
                    </m:sup>
                  </m:sSup>
                </m:num>
                <m:den>
                  <m:r>
                    <m:t>j</m:t>
                  </m:r>
                  <m:r>
                    <m:rPr>
                      <m:sty m:val="p"/>
                    </m:rPr>
                    <m:t>!</m:t>
                  </m:r>
                </m:den>
              </m:f>
            </m:e>
          </m:nary>
          <m:r>
            <m:t>  </m:t>
          </m:r>
          <m:r>
            <m:rPr>
              <m:sty m:val="p"/>
            </m:rPr>
            <m:t>(</m:t>
          </m:r>
          <m:r>
            <m:t>3</m:t>
          </m:r>
          <m:r>
            <m:rPr>
              <m:sty m:val="p"/>
            </m:rPr>
            <m:t>)</m:t>
          </m:r>
        </m:oMath>
      </m:oMathPara>
      <w:bookmarkEnd w:id="38"/>
    </w:p>
    <w:bookmarkEnd w:id="3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For</w:t>
      </w:r>
      <w:r>
        <w:t xml:space="preserve"> </w:t>
      </w:r>
      <m:oMath>
        <m:r>
          <m:t>y</m:t>
        </m:r>
        <m:r>
          <m:rPr>
            <m:sty m:val="p"/>
          </m:rPr>
          <m:t>&lt;</m:t>
        </m:r>
        <m:r>
          <m:t>0</m:t>
        </m:r>
      </m:oMath>
      <w:r>
        <w:t xml:space="preserve">, both sides are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(the sum is empty).</w:t>
      </w:r>
      <w:r>
        <w:t xml:space="preserve"> </w:t>
      </w:r>
      <w:r>
        <w:t xml:space="preserve">For any</w:t>
      </w:r>
      <w:r>
        <w:t xml:space="preserve"> </w:t>
      </w:r>
      <m:oMath>
        <m:r>
          <m:t>y</m:t>
        </m:r>
        <m:r>
          <m:rPr>
            <m:sty m:val="p"/>
          </m:rPr>
          <m:t>≥</m:t>
        </m:r>
        <m:r>
          <m:t>0</m:t>
        </m:r>
      </m:oMath>
      <w:r>
        <w:t xml:space="preserve">,</w:t>
      </w:r>
      <w:r>
        <w:t xml:space="preserve"> </w:t>
      </w:r>
      <w:r>
        <w:t xml:space="preserve">the event</w:t>
      </w:r>
      <w:r>
        <w:t xml:space="preserve"> </w:t>
      </w:r>
      <m:oMath>
        <m:r>
          <m:rPr>
            <m:sty m:val="p"/>
          </m:rPr>
          <m:t>{</m:t>
        </m:r>
        <m:r>
          <m:t>Y</m:t>
        </m:r>
        <m:r>
          <m:rPr>
            <m:sty m:val="p"/>
          </m:rPr>
          <m:t>≤</m:t>
        </m:r>
        <m:r>
          <m:t>y</m:t>
        </m:r>
        <m:r>
          <m:rPr>
            <m:sty m:val="p"/>
          </m:rPr>
          <m:t>}</m:t>
        </m:r>
      </m:oMath>
      <w:r>
        <w:t xml:space="preserve"> </w:t>
      </w:r>
      <w:r>
        <w:t xml:space="preserve">is the disjoint union of events</w:t>
      </w:r>
      <w:r>
        <w:t xml:space="preserve"> </w:t>
      </w:r>
      <m:oMath>
        <m:r>
          <m:rPr>
            <m:sty m:val="p"/>
          </m:rPr>
          <m:t>{</m:t>
        </m:r>
        <m:r>
          <m:t>Y</m:t>
        </m:r>
        <m:r>
          <m:rPr>
            <m:sty m:val="p"/>
          </m:rPr>
          <m:t>=</m:t>
        </m:r>
        <m:r>
          <m:t>j</m:t>
        </m:r>
        <m:r>
          <m:rPr>
            <m:sty m:val="p"/>
          </m:rPr>
          <m:t>}</m:t>
        </m:r>
      </m:oMath>
      <w:r>
        <w:t xml:space="preserve"> </w:t>
      </w:r>
      <w:r>
        <w:t xml:space="preserve">for all non-negative integers</w:t>
      </w:r>
      <w:r>
        <w:t xml:space="preserve"> </w:t>
      </w:r>
      <m:oMath>
        <m:r>
          <m:t>j</m:t>
        </m:r>
        <m:r>
          <m:rPr>
            <m:sty m:val="p"/>
          </m:rPr>
          <m:t>≤</m:t>
        </m:r>
        <m:r>
          <m:t>​</m:t>
        </m:r>
        <m:d>
          <m:dPr>
            <m:begChr m:val="⌊"/>
            <m:sepChr m:val=""/>
            <m:endChr m:val="⌋"/>
            <m:grow/>
          </m:dPr>
          <m:e>
            <m:r>
              <m:t>y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Applying the Poisson PMF (</w:t>
      </w:r>
      <w:hyperlink w:anchor="eq-pois-pmf">
        <w:r>
          <w:rPr>
            <w:rStyle w:val="Hyperlink"/>
          </w:rPr>
          <w:t xml:space="preserve">Equation 2</w:t>
        </w:r>
      </w:hyperlink>
      <w:r>
        <w:t xml:space="preserve">) and factoring out the common term</w:t>
      </w:r>
      <w:r>
        <w:t xml:space="preserve"> </w:t>
      </w:r>
      <m:oMath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t>μ</m:t>
            </m:r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≤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​</m:t>
                  </m:r>
                  <m:d>
                    <m:dPr>
                      <m:begChr m:val="⌊"/>
                      <m:sepChr m:val=""/>
                      <m:endChr m:val="⌋"/>
                      <m:grow/>
                    </m:dPr>
                    <m:e>
                      <m:r>
                        <m:t>y</m:t>
                      </m:r>
                    </m:e>
                  </m:d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j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disjoint union of events 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j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​</m:t>
                  </m:r>
                  <m:d>
                    <m:dPr>
                      <m:begChr m:val="⌊"/>
                      <m:sepChr m:val=""/>
                      <m:endChr m:val="⌋"/>
                      <m:grow/>
                    </m:dPr>
                    <m:e>
                      <m:r>
                        <m:t>y</m:t>
                      </m:r>
                    </m:e>
                  </m:d>
                  <m:r>
                    <m:t>​</m:t>
                  </m:r>
                </m:sup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j</m:t>
                          </m:r>
                        </m:sup>
                      </m:sSup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μ</m:t>
                          </m:r>
                        </m:sup>
                      </m:sSup>
                    </m:num>
                    <m:den>
                      <m:r>
                        <m:t>j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definition of Poisson PMF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​</m:t>
                  </m:r>
                  <m:d>
                    <m:dPr>
                      <m:begChr m:val="⌊"/>
                      <m:sepChr m:val=""/>
                      <m:endChr m:val="⌋"/>
                      <m:grow/>
                    </m:dPr>
                    <m:e>
                      <m:r>
                        <m:t>y</m:t>
                      </m:r>
                    </m:e>
                  </m:d>
                  <m:r>
                    <m:t>​</m:t>
                  </m:r>
                </m:sup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j</m:t>
                          </m:r>
                        </m:sup>
                      </m:sSup>
                    </m:num>
                    <m:den>
                      <m:r>
                        <m:t>j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factoring out 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</m:sup>
              </m:sSup>
              <m:r>
                <m:rPr>
                  <m:nor/>
                  <m:sty m:val="p"/>
                </m:rPr>
                <m:t> constant wrt </m:t>
              </m:r>
              <m:r>
                <m:t>j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bookmarkStart w:id="40" w:name="exm-cdf-pois"/>
    <w:p>
      <w:pPr>
        <w:pStyle w:val="FirstParagraph"/>
      </w:pPr>
      <w:r>
        <w:rPr>
          <w:b/>
          <w:bCs/>
        </w:rPr>
        <w:t xml:space="preserve">Example 6 (Computing Poisson cumulative probabilities)</w:t>
      </w:r>
      <w:r>
        <w:t xml:space="preserve"> </w:t>
      </w:r>
      <w:r>
        <w:t xml:space="preserve">For a Poisson random variable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μ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 probability of observing at most 2 events is computed as: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2</m:t>
                  </m:r>
                </m:sup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2</m:t>
                          </m:r>
                        </m:e>
                        <m:sup>
                          <m:r>
                            <m:t>j</m:t>
                          </m:r>
                        </m:sup>
                      </m:sSup>
                    </m:num>
                    <m:den>
                      <m:r>
                        <m:t>j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apply CDF formula with </m:t>
              </m:r>
              <m:r>
                <m:t>μ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2</m:t>
                          </m:r>
                        </m:e>
                        <m:sup>
                          <m:r>
                            <m:t>0</m:t>
                          </m:r>
                        </m:sup>
                      </m:sSup>
                    </m:num>
                    <m:den>
                      <m:r>
                        <m:t>0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2</m:t>
                          </m:r>
                        </m:e>
                        <m:sup>
                          <m:r>
                            <m:t>1</m:t>
                          </m:r>
                        </m:sup>
                      </m:sSup>
                    </m:num>
                    <m:den>
                      <m:r>
                        <m:t>1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2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expand terms for </m:t>
              </m:r>
              <m:r>
                <m:t>j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simplify factorials and powers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≈</m:t>
              </m:r>
              <m:r>
                <m:t>0.677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evaluate numerical value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bookmarkEnd w:id="40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(see</w:t>
      </w:r>
      <w:r>
        <w:t xml:space="preserve"> </w:t>
      </w:r>
      <w:hyperlink w:anchor="fig-pois-cdfs">
        <w:r>
          <w:rPr>
            <w:rStyle w:val="Hyperlink"/>
          </w:rPr>
          <w:t xml:space="preserve">Figure 2</w:t>
        </w:r>
      </w:hyperlink>
      <w:r>
        <w:t xml:space="preserve">)</w:t>
      </w:r>
    </w:p>
    <w:p>
      <w:pPr>
        <w:pStyle w:val="SourceCode"/>
      </w:pPr>
      <w:r>
        <w:rPr>
          <w:rStyle w:val="NormalTok"/>
        </w:rPr>
        <w:t xml:space="preserve">pois_dists </w:t>
      </w:r>
      <w:r>
        <w:rPr>
          <w:rStyle w:val="OtherTok"/>
        </w:rPr>
        <w:t xml:space="preserve">&lt;-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mu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reframe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.by =</w:t>
      </w:r>
      <w:r>
        <w:rPr>
          <w:rStyle w:val="NormalTok"/>
        </w:rPr>
        <w:t xml:space="preserve"> mu, 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30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P(X = x)</w:t>
      </w:r>
      <w:r>
        <w:rPr>
          <w:rStyle w:val="StringTok"/>
        </w:rPr>
        <w:t xml:space="preserve">`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dpois</w:t>
      </w:r>
      <w:r>
        <w:rPr>
          <w:rStyle w:val="NormalTok"/>
        </w:rPr>
        <w:t xml:space="preserve">(x, </w:t>
      </w:r>
      <w:r>
        <w:rPr>
          <w:rStyle w:val="AttributeTok"/>
        </w:rPr>
        <w:t xml:space="preserve">lambda =</w:t>
      </w:r>
      <w:r>
        <w:rPr>
          <w:rStyle w:val="NormalTok"/>
        </w:rPr>
        <w:t xml:space="preserve"> mu),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P(X &lt;= x)</w:t>
      </w:r>
      <w:r>
        <w:rPr>
          <w:rStyle w:val="StringTok"/>
        </w:rPr>
        <w:t xml:space="preserve">`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ppois</w:t>
      </w:r>
      <w:r>
        <w:rPr>
          <w:rStyle w:val="NormalTok"/>
        </w:rPr>
        <w:t xml:space="preserve">(x, </w:t>
      </w:r>
      <w:r>
        <w:rPr>
          <w:rStyle w:val="AttributeTok"/>
        </w:rPr>
        <w:t xml:space="preserve">lambda =</w:t>
      </w:r>
      <w:r>
        <w:rPr>
          <w:rStyle w:val="NormalTok"/>
        </w:rPr>
        <w:t xml:space="preserve"> mu),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mu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factor</w:t>
      </w:r>
      <w:r>
        <w:rPr>
          <w:rStyle w:val="NormalTok"/>
        </w:rPr>
        <w:t xml:space="preserve">(mu)</w:t>
      </w:r>
      <w:r>
        <w:br/>
      </w:r>
      <w:r>
        <w:rPr>
          <w:rStyle w:val="NormalTok"/>
        </w:rPr>
        <w:t xml:space="preserve">  )</w:t>
      </w:r>
      <w:r>
        <w:br/>
      </w:r>
      <w:r>
        <w:br/>
      </w:r>
      <w:r>
        <w:rPr>
          <w:rStyle w:val="NormalTok"/>
        </w:rPr>
        <w:t xml:space="preserve">plot0 </w:t>
      </w:r>
      <w:r>
        <w:rPr>
          <w:rStyle w:val="OtherTok"/>
        </w:rPr>
        <w:t xml:space="preserve">&lt;-</w:t>
      </w:r>
      <w:r>
        <w:br/>
      </w:r>
      <w:r>
        <w:rPr>
          <w:rStyle w:val="NormalTok"/>
        </w:rPr>
        <w:t xml:space="preserve">  pois_dists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ggplot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x,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P(X = x)</w:t>
      </w:r>
      <w:r>
        <w:rPr>
          <w:rStyle w:val="StringTok"/>
        </w:rPr>
        <w:t xml:space="preserve">`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fill =</w:t>
      </w:r>
      <w:r>
        <w:rPr>
          <w:rStyle w:val="NormalTok"/>
        </w:rPr>
        <w:t xml:space="preserve"> mu,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col =</w:t>
      </w:r>
      <w:r>
        <w:rPr>
          <w:rStyle w:val="NormalTok"/>
        </w:rPr>
        <w:t xml:space="preserve"> mu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theme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legend.position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"bottom"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labs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fill =</w:t>
      </w:r>
      <w:r>
        <w:rPr>
          <w:rStyle w:val="NormalTok"/>
        </w:rPr>
        <w:t xml:space="preserve"> latex2exp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TeX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"$</w:t>
      </w:r>
      <w:r>
        <w:rPr>
          <w:rStyle w:val="SpecialCharTok"/>
        </w:rPr>
        <w:t xml:space="preserve">\\</w:t>
      </w:r>
      <w:r>
        <w:rPr>
          <w:rStyle w:val="StringTok"/>
        </w:rPr>
        <w:t xml:space="preserve">mu$"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col =</w:t>
      </w:r>
      <w:r>
        <w:rPr>
          <w:rStyle w:val="NormalTok"/>
        </w:rPr>
        <w:t xml:space="preserve"> latex2exp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TeX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"$</w:t>
      </w:r>
      <w:r>
        <w:rPr>
          <w:rStyle w:val="SpecialCharTok"/>
        </w:rPr>
        <w:t xml:space="preserve">\\</w:t>
      </w:r>
      <w:r>
        <w:rPr>
          <w:rStyle w:val="StringTok"/>
        </w:rPr>
        <w:t xml:space="preserve">mu$"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latex2exp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TeX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"$</w:t>
      </w:r>
      <w:r>
        <w:rPr>
          <w:rStyle w:val="SpecialCharTok"/>
        </w:rPr>
        <w:t xml:space="preserve">\\</w:t>
      </w:r>
      <w:r>
        <w:rPr>
          <w:rStyle w:val="StringTok"/>
        </w:rPr>
        <w:t xml:space="preserve">Pr_{</w:t>
      </w:r>
      <w:r>
        <w:rPr>
          <w:rStyle w:val="SpecialCharTok"/>
        </w:rPr>
        <w:t xml:space="preserve">\\</w:t>
      </w:r>
      <w:r>
        <w:rPr>
          <w:rStyle w:val="StringTok"/>
        </w:rPr>
        <w:t xml:space="preserve">mu}(X = x)$"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)</w:t>
      </w:r>
      <w:r>
        <w:br/>
      </w:r>
      <w:r>
        <w:br/>
      </w:r>
      <w:r>
        <w:rPr>
          <w:rStyle w:val="NormalTok"/>
        </w:rPr>
        <w:t xml:space="preserve">plot1 </w:t>
      </w:r>
      <w:r>
        <w:rPr>
          <w:rStyle w:val="OtherTok"/>
        </w:rPr>
        <w:t xml:space="preserve">&lt;-</w:t>
      </w:r>
      <w:r>
        <w:br/>
      </w:r>
      <w:r>
        <w:rPr>
          <w:rStyle w:val="NormalTok"/>
        </w:rPr>
        <w:t xml:space="preserve">  plot0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geom_segment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yend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facet_wrap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mu)</w:t>
      </w:r>
      <w:r>
        <w:br/>
      </w:r>
      <w:r>
        <w:br/>
      </w:r>
      <w:r>
        <w:rPr>
          <w:rStyle w:val="FunctionTok"/>
        </w:rPr>
        <w:t xml:space="preserve">print</w:t>
      </w:r>
      <w:r>
        <w:rPr>
          <w:rStyle w:val="NormalTok"/>
        </w:rPr>
        <w:t xml:space="preserve">(plot1)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4" w:name="fig-pois-pmf"/>
          <w:p>
            <w:pPr>
              <w:pStyle w:val="Compact"/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42" name="Picture"/>
                  <a:graphic>
                    <a:graphicData uri="http://schemas.openxmlformats.org/drawingml/2006/picture">
                      <pic:pic>
                        <pic:nvPicPr>
                          <pic:cNvPr descr="distributions_files/figure-docx/fig-pois-pmf-1.png" id="4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Poisson PMFs, by mean parameter</w:t>
            </w:r>
            <w:r>
              <w:t xml:space="preserve"> </w:t>
            </w:r>
            <m:oMath>
              <m:r>
                <m:t>μ</m:t>
              </m:r>
            </m:oMath>
          </w:p>
          <w:bookmarkEnd w:id="44"/>
        </w:tc>
      </w:tr>
    </w:tbl>
    <w:p>
      <w:pPr>
        <w:pStyle w:val="SourceCode"/>
      </w:pPr>
      <w:r>
        <w:rPr>
          <w:rStyle w:val="NormalTok"/>
        </w:rPr>
        <w:t xml:space="preserve">plot2 </w:t>
      </w:r>
      <w:r>
        <w:rPr>
          <w:rStyle w:val="OtherTok"/>
        </w:rPr>
        <w:t xml:space="preserve">&lt;-</w:t>
      </w:r>
      <w:r>
        <w:br/>
      </w:r>
      <w:r>
        <w:rPr>
          <w:rStyle w:val="NormalTok"/>
        </w:rPr>
        <w:t xml:space="preserve">  plot0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geom_step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alpha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0.75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P(X &lt;= x)</w:t>
      </w:r>
      <w:r>
        <w:rPr>
          <w:rStyle w:val="StringTok"/>
        </w:rPr>
        <w:t xml:space="preserve">`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labs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latex2exp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TeX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"$</w:t>
      </w:r>
      <w:r>
        <w:rPr>
          <w:rStyle w:val="SpecialCharTok"/>
        </w:rPr>
        <w:t xml:space="preserve">\\</w:t>
      </w:r>
      <w:r>
        <w:rPr>
          <w:rStyle w:val="StringTok"/>
        </w:rPr>
        <w:t xml:space="preserve">Pr_{</w:t>
      </w:r>
      <w:r>
        <w:rPr>
          <w:rStyle w:val="SpecialCharTok"/>
        </w:rPr>
        <w:t xml:space="preserve">\\</w:t>
      </w:r>
      <w:r>
        <w:rPr>
          <w:rStyle w:val="StringTok"/>
        </w:rPr>
        <w:t xml:space="preserve">mu}(X </w:t>
      </w:r>
      <w:r>
        <w:rPr>
          <w:rStyle w:val="SpecialCharTok"/>
        </w:rPr>
        <w:t xml:space="preserve">\\</w:t>
      </w:r>
      <w:r>
        <w:rPr>
          <w:rStyle w:val="StringTok"/>
        </w:rPr>
        <w:t xml:space="preserve">leq x)$"</w:t>
      </w:r>
      <w:r>
        <w:rPr>
          <w:rStyle w:val="NormalTok"/>
        </w:rPr>
        <w:t xml:space="preserve">))</w:t>
      </w:r>
      <w:r>
        <w:br/>
      </w:r>
      <w:r>
        <w:br/>
      </w:r>
      <w:r>
        <w:rPr>
          <w:rStyle w:val="FunctionTok"/>
        </w:rPr>
        <w:t xml:space="preserve">print</w:t>
      </w:r>
      <w:r>
        <w:rPr>
          <w:rStyle w:val="NormalTok"/>
        </w:rPr>
        <w:t xml:space="preserve">(plot2)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8" w:name="fig-pois-cdfs"/>
          <w:p>
            <w:pPr>
              <w:pStyle w:val="Compact"/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46" name="Picture"/>
                  <a:graphic>
                    <a:graphicData uri="http://schemas.openxmlformats.org/drawingml/2006/picture">
                      <pic:pic>
                        <pic:nvPicPr>
                          <pic:cNvPr descr="distributions_files/figure-docx/fig-pois-cdfs-1.png" id="4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2: Poisson CDFs</w:t>
            </w:r>
          </w:p>
          <w:bookmarkEnd w:id="48"/>
        </w:tc>
      </w:tr>
    </w:tbl>
    <w:bookmarkStart w:id="49" w:name="exr-pois-dist-funs"/>
    <w:p>
      <w:pPr>
        <w:pStyle w:val="BodyText"/>
      </w:pPr>
      <w:r>
        <w:rPr>
          <w:b/>
          <w:bCs/>
        </w:rPr>
        <w:t xml:space="preserve">Exercise 2 (Poisson distribution functions)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μ</m:t>
        </m:r>
        <m:r>
          <m:rPr>
            <m:sty m:val="p"/>
          </m:rPr>
          <m:t>=</m:t>
        </m:r>
        <m:r>
          <m:t>3.75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t xml:space="preserve">Compute:</w:t>
      </w:r>
    </w:p>
    <w:p>
      <w:pPr>
        <w:pStyle w:val="Compact"/>
        <w:numPr>
          <w:ilvl w:val="0"/>
          <w:numId w:val="1002"/>
        </w:numPr>
      </w:pP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4</m:t>
        </m:r>
        <m:r>
          <m:rPr>
            <m:sty m:val="p"/>
          </m:rPr>
          <m:t>)</m:t>
        </m:r>
      </m:oMath>
      <w:r>
        <w:t xml:space="preserve">​</w:t>
      </w:r>
    </w:p>
    <w:p>
      <w:pPr>
        <w:pStyle w:val="Compact"/>
        <w:numPr>
          <w:ilvl w:val="0"/>
          <w:numId w:val="1002"/>
        </w:numPr>
      </w:pP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≤</m:t>
        </m:r>
        <m:r>
          <m:t>7</m:t>
        </m:r>
        <m:r>
          <m:rPr>
            <m:sty m:val="p"/>
          </m:rPr>
          <m:t>)</m:t>
        </m:r>
      </m:oMath>
      <w:r>
        <w:t xml:space="preserve">​</w:t>
      </w:r>
    </w:p>
    <w:p>
      <w:pPr>
        <w:pStyle w:val="Compact"/>
        <w:numPr>
          <w:ilvl w:val="0"/>
          <w:numId w:val="1002"/>
        </w:numPr>
      </w:pP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&gt;</m:t>
        </m:r>
        <m:r>
          <m:t>5</m:t>
        </m:r>
        <m:r>
          <m:rPr>
            <m:sty m:val="p"/>
          </m:rPr>
          <m:t>)</m:t>
        </m:r>
      </m:oMath>
      <w:r>
        <w:t xml:space="preserve">​</w:t>
      </w:r>
    </w:p>
    <w:bookmarkEnd w:id="49"/>
    <w:p>
      <w:pPr>
        <w:pStyle w:val="FirstParagraph"/>
      </w:pPr>
      <w:r>
        <w:rPr>
          <w:i/>
          <w:iCs/>
        </w:rPr>
        <w:t xml:space="preserve">Solution</w:t>
      </w:r>
      <w:r>
        <w:t xml:space="preserve">. </w:t>
      </w:r>
    </w:p>
    <w:p>
      <w:pPr>
        <w:pStyle w:val="Compact"/>
        <w:numPr>
          <w:ilvl w:val="0"/>
          <w:numId w:val="1003"/>
        </w:numPr>
      </w:pP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4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0.1937803</m:t>
        </m:r>
      </m:oMath>
      <w:r>
        <w:t xml:space="preserve">​</w:t>
      </w:r>
    </w:p>
    <w:p>
      <w:pPr>
        <w:pStyle w:val="Compact"/>
        <w:numPr>
          <w:ilvl w:val="0"/>
          <w:numId w:val="1003"/>
        </w:numPr>
      </w:pP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≤</m:t>
        </m:r>
        <m:r>
          <m:t>7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0.9623787</m:t>
        </m:r>
      </m:oMath>
      <w:r>
        <w:t xml:space="preserve">​</w:t>
      </w:r>
    </w:p>
    <w:p>
      <w:pPr>
        <w:pStyle w:val="Compact"/>
        <w:numPr>
          <w:ilvl w:val="0"/>
          <w:numId w:val="1003"/>
        </w:numPr>
      </w:pP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&gt;</m:t>
        </m:r>
        <m:r>
          <m:t>5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0.1771172</m:t>
        </m:r>
      </m:oMath>
      <w:r>
        <w:t xml:space="preserve">​</w:t>
      </w:r>
    </w:p>
    <w:bookmarkStart w:id="50" w:name="thm-poisson-properties"/>
    <w:p>
      <w:pPr>
        <w:pStyle w:val="FirstParagraph"/>
      </w:pPr>
      <w:r>
        <w:rPr>
          <w:b/>
          <w:bCs/>
        </w:rPr>
        <w:t xml:space="preserve">Theorem 4 (Mean and variance of the Poisson distribution)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μ</m:t>
        </m:r>
        <m:r>
          <m:rPr>
            <m:sty m:val="p"/>
          </m:rPr>
          <m:t>)</m:t>
        </m:r>
      </m:oMath>
      <w:r>
        <w:t xml:space="preserve">, then:</w:t>
      </w:r>
    </w:p>
    <w:p>
      <w:pPr>
        <w:pStyle w:val="Compact"/>
        <w:numPr>
          <w:ilvl w:val="0"/>
          <w:numId w:val="1004"/>
        </w:numPr>
      </w:pPr>
      <m:oMath>
        <m:r>
          <m:rPr>
            <m:sty m:val="p"/>
          </m:rPr>
          <m:t>E</m:t>
        </m:r>
        <m:r>
          <m:rPr>
            <m:sty m:val="p"/>
          </m:rPr>
          <m:t>[</m:t>
        </m:r>
        <m:r>
          <m:t>X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t>μ</m:t>
        </m:r>
      </m:oMath>
      <w:r>
        <w:t xml:space="preserve">​</w:t>
      </w:r>
    </w:p>
    <w:p>
      <w:pPr>
        <w:pStyle w:val="Compact"/>
        <w:numPr>
          <w:ilvl w:val="0"/>
          <w:numId w:val="1004"/>
        </w:numPr>
      </w:pPr>
      <m:oMath>
        <m:r>
          <m:rPr>
            <m:sty m:val="p"/>
          </m:rPr>
          <m:t>Var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μ</m:t>
        </m:r>
      </m:oMath>
      <w:r>
        <w:t xml:space="preserve">​</w:t>
      </w:r>
    </w:p>
    <w:bookmarkEnd w:id="5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Mean.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rPr>
                  <m:sty m:val="p"/>
                </m:rPr>
                <m:t>[</m:t>
              </m:r>
              <m:r>
                <m:t>X</m:t>
              </m:r>
              <m:r>
                <m:rPr>
                  <m:sty m:val="p"/>
                </m:rPr>
                <m:t>]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x</m:t>
                  </m:r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definition of expected value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x</m:t>
                  </m:r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separate 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 term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x</m:t>
                  </m:r>
                </m:e>
              </m:nary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sSup>
                    <m:e>
                      <m:r>
                        <m:t>μ</m:t>
                      </m:r>
                    </m:e>
                    <m:sup>
                      <m:r>
                        <m:t>x</m:t>
                      </m:r>
                    </m:sup>
                  </m:sSup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</m:sup>
                  </m:sSup>
                </m:num>
                <m:den>
                  <m:r>
                    <m:t>x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substitute Poisson PMF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x</m:t>
                  </m:r>
                </m:e>
              </m:nary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sSup>
                    <m:e>
                      <m:r>
                        <m:t>μ</m:t>
                      </m:r>
                    </m:e>
                    <m:sup>
                      <m:r>
                        <m:t>x</m:t>
                      </m:r>
                    </m:sup>
                  </m:sSup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</m:sup>
                  </m:sSup>
                </m:num>
                <m:den>
                  <m:r>
                    <m:t>x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definition of factorial </m:t>
              </m:r>
              <m:r>
                <m:t>x</m:t>
              </m:r>
              <m:r>
                <m:rPr>
                  <m:sty m:val="p"/>
                </m:rPr>
                <m:t>!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x</m:t>
                          </m:r>
                        </m:sup>
                      </m:sSup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μ</m:t>
                          </m:r>
                        </m:sup>
                      </m:sSup>
                    </m:num>
                    <m:den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cancel factor of </m:t>
              </m:r>
              <m:r>
                <m:t>x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⋅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1</m:t>
                          </m:r>
                        </m:sup>
                      </m:sSup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μ</m:t>
                          </m:r>
                        </m:sup>
                      </m:sSup>
                    </m:num>
                    <m:den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factor out one power of </m:t>
              </m:r>
              <m:r>
                <m:t>μ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⋅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y</m:t>
                          </m:r>
                        </m:sup>
                      </m:sSup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μ</m:t>
                          </m:r>
                        </m:sup>
                      </m:sSup>
                    </m:num>
                    <m:den>
                      <m:r>
                        <m:t>y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change index variable </m:t>
              </m:r>
              <m:r>
                <m:t>y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PMF sums to 1 over state space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simplify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Variance.</w:t>
      </w:r>
      <w:r>
        <w:t xml:space="preserve"> </w:t>
      </w:r>
      <w:r>
        <w:t xml:space="preserve">The same steps, canceling two factors instead of one, give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2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x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sSup>
                    <m:e>
                      <m:r>
                        <m:t>μ</m:t>
                      </m:r>
                    </m:e>
                    <m:sup>
                      <m:r>
                        <m:t>x</m:t>
                      </m:r>
                    </m:sup>
                  </m:sSup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</m:sup>
                  </m:sSup>
                </m:num>
                <m:den>
                  <m:r>
                    <m:t>x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LOTUS; the 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nor/>
                  <m:sty m:val="p"/>
                </m:rPr>
                <m:t> terms are 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2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x</m:t>
                          </m:r>
                        </m:sup>
                      </m:sSup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μ</m:t>
                          </m:r>
                        </m:sup>
                      </m:sSup>
                    </m:num>
                    <m:den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cancel </m:t>
              </m:r>
              <m:r>
                <m:t>x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 against </m:t>
              </m:r>
              <m:r>
                <m:t>x</m:t>
              </m:r>
              <m:r>
                <m:rPr>
                  <m:sty m:val="p"/>
                </m:rPr>
                <m:t>!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y</m:t>
                          </m:r>
                        </m:sup>
                      </m:sSup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μ</m:t>
                          </m:r>
                        </m:sup>
                      </m:sSup>
                    </m:num>
                    <m:den>
                      <m:r>
                        <m:t>y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factor out 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; </m:t>
              </m:r>
              <m:r>
                <m:t>y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t>x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PMF sums to 1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Then, by the</w:t>
      </w:r>
      <w:r>
        <w:t xml:space="preserve"> </w:t>
      </w:r>
      <w:hyperlink r:id="rId51">
        <w:r>
          <w:rPr>
            <w:rStyle w:val="Hyperlink"/>
          </w:rPr>
          <w:t xml:space="preserve">simplified expression for variance</w:t>
        </w:r>
      </w:hyperlink>
      <w:r>
        <w:t xml:space="preserve"> </w:t>
      </w:r>
      <w:r>
        <w:t xml:space="preserve">and</w:t>
      </w:r>
      <w:r>
        <w:t xml:space="preserve"> </w:t>
      </w:r>
      <w:hyperlink r:id="rId29">
        <w:r>
          <w:rPr>
            <w:rStyle w:val="Hyperlink"/>
          </w:rPr>
          <w:t xml:space="preserve">linearity of expectation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simplified expression for variance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X</m:t>
              </m:r>
              <m:r>
                <m:rPr>
                  <m:nor/>
                  <m:sty m:val="p"/>
                </m:rPr>
                <m:t>; linearity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μ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substitute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simplify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See also</w:t>
      </w:r>
      <w:r>
        <w:t xml:space="preserve"> </w:t>
      </w:r>
      <w:hyperlink r:id="rId52">
        <w:r>
          <w:rPr>
            <w:rStyle w:val="Hyperlink"/>
          </w:rPr>
          <w:t xml:space="preserve">https://statproofbook.github.io/P/poiss-mean</w:t>
        </w:r>
      </w:hyperlink>
      <w:r>
        <w:t xml:space="preserve"> </w:t>
      </w:r>
      <w:r>
        <w:t xml:space="preserve">and</w:t>
      </w:r>
      <w:r>
        <w:t xml:space="preserve"> </w:t>
      </w:r>
      <w:hyperlink r:id="rId53">
        <w:r>
          <w:rPr>
            <w:rStyle w:val="Hyperlink"/>
          </w:rPr>
          <w:t xml:space="preserve">https://statproofbook.github.io/P/poiss-var</w:t>
        </w:r>
      </w:hyperlink>
      <w:r>
        <w:t xml:space="preserve">.</w:t>
      </w:r>
    </w:p>
    <w:bookmarkStart w:id="54" w:name="thm-poisson-mode"/>
    <w:p>
      <w:pPr>
        <w:pStyle w:val="BodyText"/>
      </w:pPr>
      <w:r>
        <w:rPr>
          <w:b/>
          <w:bCs/>
        </w:rPr>
        <w:t xml:space="preserve">Theorem 5 (Ratio of consecutive Poisson probabilities, and the mode)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μ</m:t>
        </m:r>
        <m:r>
          <m:rPr>
            <m:sty m:val="p"/>
          </m:rPr>
          <m:t>)</m:t>
        </m:r>
      </m:oMath>
      <w:r>
        <w:t xml:space="preserve">, then:</w:t>
      </w:r>
    </w:p>
    <w:p>
      <w:pPr>
        <w:pStyle w:val="Compact"/>
        <w:numPr>
          <w:ilvl w:val="0"/>
          <w:numId w:val="1005"/>
        </w:numPr>
      </w:pP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μ</m:t>
            </m:r>
          </m:num>
          <m:den>
            <m:r>
              <m:t>x</m:t>
            </m:r>
          </m:den>
        </m:f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</m:e>
        </m:d>
        <m:r>
          <m:t>​</m:t>
        </m:r>
      </m:oMath>
    </w:p>
    <w:p>
      <w:pPr>
        <w:pStyle w:val="Compact"/>
        <w:numPr>
          <w:ilvl w:val="0"/>
          <w:numId w:val="1005"/>
        </w:numPr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</m:e>
        </m:d>
        <m:r>
          <m:t>​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x</m:t>
        </m:r>
        <m:r>
          <m:rPr>
            <m:sty m:val="p"/>
          </m:rPr>
          <m:t>&lt;</m:t>
        </m:r>
        <m:r>
          <m:t>μ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</w:p>
    <w:p>
      <w:pPr>
        <w:pStyle w:val="Compact"/>
        <w:numPr>
          <w:ilvl w:val="0"/>
          <w:numId w:val="1005"/>
        </w:numPr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μ</m:t>
        </m:r>
      </m:oMath>
      <w:r>
        <w:t xml:space="preserve"> </w:t>
      </w:r>
      <w:r>
        <w:t xml:space="preserve">(possible only when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 an integer),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</w:p>
    <w:p>
      <w:pPr>
        <w:pStyle w:val="Compact"/>
        <w:numPr>
          <w:ilvl w:val="0"/>
          <w:numId w:val="1005"/>
        </w:numPr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</m:e>
        </m:d>
        <m:r>
          <m:t>​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μ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</w:p>
    <w:p>
      <w:pPr>
        <w:pStyle w:val="Compact"/>
        <w:numPr>
          <w:ilvl w:val="0"/>
          <w:numId w:val="1005"/>
        </w:numPr>
      </w:pPr>
      <w:r>
        <w:t xml:space="preserve">If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 not an integer,</w:t>
      </w:r>
      <w:r>
        <w:t xml:space="preserve"> </w:t>
      </w:r>
      <m:oMath>
        <m:r>
          <m:rPr>
            <m:sty m:val="p"/>
          </m:rPr>
          <m:t>arg</m:t>
        </m:r>
        <m:sSub>
          <m:e>
            <m:r>
              <m:rPr>
                <m:sty m:val="p"/>
              </m:rPr>
              <m:t>max</m:t>
            </m:r>
          </m:e>
          <m:sub>
            <m:r>
              <m:t>x</m:t>
            </m:r>
          </m:sub>
        </m:sSub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⌊"/>
            <m:sepChr m:val=""/>
            <m:endChr m:val="⌋"/>
            <m:grow/>
          </m:dPr>
          <m:e>
            <m:r>
              <m:t>μ</m:t>
            </m:r>
          </m:e>
        </m:d>
        <m:r>
          <m:t>​</m:t>
        </m:r>
      </m:oMath>
      <w:r>
        <w:t xml:space="preserve">;</w:t>
      </w:r>
      <w:r>
        <w:t xml:space="preserve"> </w:t>
      </w:r>
      <w:r>
        <w:t xml:space="preserve">if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 an integer, the maximum is attained at both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μ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μ</m:t>
        </m:r>
      </m:oMath>
    </w:p>
    <w:bookmarkEnd w:id="5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Ratio of consecutive probabilities.</w:t>
      </w:r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</m:e>
        </m:d>
        <m:r>
          <m:t>​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μ</m:t>
                      </m:r>
                    </m:e>
                    <m:sup>
                      <m:r>
                        <m:t>x</m:t>
                      </m:r>
                    </m:sup>
                  </m:sSup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</m:sup>
                  </m:sSup>
                  <m:r>
                    <m:rPr>
                      <m:sty m:val="p"/>
                    </m:rPr>
                    <m:t>/</m:t>
                  </m:r>
                  <m:r>
                    <m:t>x</m:t>
                  </m:r>
                  <m:r>
                    <m:rPr>
                      <m:sty m:val="p"/>
                    </m:rPr>
                    <m:t>!</m:t>
                  </m:r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</m:sup>
                  </m:sSup>
                  <m:r>
                    <m:rPr>
                      <m:sty m:val="p"/>
                    </m:rPr>
                    <m:t>/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substitute Poisson PMF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μ</m:t>
                  </m:r>
                </m:num>
                <m:den>
                  <m:r>
                    <m:t>x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cancel </m:t>
              </m:r>
              <m:sSup>
                <m:e>
                  <m:r>
                    <m:t>μ</m:t>
                  </m:r>
                </m:e>
                <m:sup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</m:sup>
              </m:sSup>
              <m:r>
                <m:rPr>
                  <m:nor/>
                  <m:sty m:val="p"/>
                </m:rPr>
                <m:t> and 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!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This ratio is greater than, equal to, or less than 1</w:t>
      </w:r>
      <w:r>
        <w:t xml:space="preserve"> </w:t>
      </w:r>
      <w:r>
        <w:t xml:space="preserve">as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less than, equal to, or greater than</w:t>
      </w:r>
      <w:r>
        <w:t xml:space="preserve"> </w:t>
      </w:r>
      <m:oMath>
        <m:r>
          <m:t>μ</m:t>
        </m:r>
      </m:oMath>
      <w:r>
        <w:t xml:space="preserve">,</w:t>
      </w:r>
      <w:r>
        <w:t xml:space="preserve"> </w:t>
      </w:r>
      <w:r>
        <w:t xml:space="preserve">which gives the three comparisons.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increases while</w:t>
      </w:r>
      <w:r>
        <w:t xml:space="preserve"> </w:t>
      </w:r>
      <m:oMath>
        <m:r>
          <m:t>x</m:t>
        </m:r>
        <m:r>
          <m:rPr>
            <m:sty m:val="p"/>
          </m:rPr>
          <m:t>&lt;</m:t>
        </m:r>
        <m:r>
          <m:t>μ</m:t>
        </m:r>
      </m:oMath>
      <w:r>
        <w:t xml:space="preserve"> </w:t>
      </w:r>
      <w:r>
        <w:t xml:space="preserve">and decreases once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μ</m:t>
        </m:r>
      </m:oMath>
      <w: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 not an integer, the last increase is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​</m:t>
        </m:r>
        <m:d>
          <m:dPr>
            <m:begChr m:val="⌊"/>
            <m:sepChr m:val=""/>
            <m:endChr m:val="⌋"/>
            <m:grow/>
          </m:dPr>
          <m:e>
            <m:r>
              <m:t>μ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which is therefore the unique mode.</w:t>
      </w:r>
      <w:r>
        <w:t xml:space="preserve"> </w:t>
      </w:r>
      <w:r>
        <w:t xml:space="preserve">If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 an integer,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μ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μ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both are modes.</w:t>
      </w:r>
    </w:p>
    <w:bookmarkStart w:id="55" w:name="exm-poisson-properties"/>
    <w:p>
      <w:pPr>
        <w:pStyle w:val="BodyText"/>
      </w:pPr>
      <w:r>
        <w:rPr>
          <w:b/>
          <w:bCs/>
        </w:rPr>
        <w:t xml:space="preserve">Example 7 (Mode of a Poisson distribution)</w:t>
      </w:r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2.5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2.5</m:t>
            </m:r>
          </m:num>
          <m:den>
            <m:r>
              <m:t>2</m:t>
            </m:r>
          </m:den>
        </m:f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2.5</m:t>
            </m:r>
          </m:num>
          <m:den>
            <m:r>
              <m:t>3</m:t>
            </m:r>
          </m:den>
        </m:f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the mode is</w:t>
      </w:r>
      <w:r>
        <w:t xml:space="preserve"> </w:t>
      </w:r>
      <m:oMath>
        <m:r>
          <m:t>​</m:t>
        </m:r>
        <m:d>
          <m:dPr>
            <m:begChr m:val="⌊"/>
            <m:sepChr m:val=""/>
            <m:endChr m:val="⌋"/>
            <m:grow/>
          </m:dPr>
          <m:e>
            <m:r>
              <m:t>2.5</m:t>
            </m:r>
          </m:e>
        </m:d>
        <m:r>
          <m:t>​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2</m:t>
            </m:r>
          </m:num>
          <m:den>
            <m:r>
              <m:t>2</m:t>
            </m:r>
          </m:den>
        </m:f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are both modes,</w:t>
      </w:r>
      <w:r>
        <w:t xml:space="preserve"> </w:t>
      </w:r>
      <w:r>
        <w:t xml:space="preserve">each with probability</w:t>
      </w:r>
      <w:r>
        <w:t xml:space="preserve"> </w:t>
      </w:r>
      <m:oMath>
        <m:r>
          <m:t>2</m:t>
        </m:r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t>2</m:t>
            </m:r>
          </m:sup>
        </m:sSup>
        <m:r>
          <m:rPr>
            <m:sty m:val="p"/>
          </m:rPr>
          <m:t>≈</m:t>
        </m:r>
        <m:r>
          <m:t>0.271</m:t>
        </m:r>
      </m:oMath>
      <w:r>
        <w:t xml:space="preserve">.</w:t>
      </w:r>
    </w:p>
    <w:bookmarkEnd w:id="55"/>
    <w:bookmarkStart w:id="56" w:name="def-exposure"/>
    <w:p>
      <w:pPr>
        <w:pStyle w:val="BodyText"/>
      </w:pPr>
      <w:r>
        <w:rPr>
          <w:b/>
          <w:bCs/>
        </w:rPr>
        <w:t xml:space="preserve">Definition 3 (Exposure magnitude)</w:t>
      </w:r>
      <w:r>
        <w:t xml:space="preserve"> </w:t>
      </w:r>
      <w:r>
        <w:t xml:space="preserve">For many count outcomes,</w:t>
      </w:r>
      <w:r>
        <w:t xml:space="preserve"> </w:t>
      </w:r>
      <w:r>
        <w:t xml:space="preserve">there is some sense of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exposure magnitude</w:t>
      </w:r>
      <w:r>
        <w:t xml:space="preserve">,</w:t>
      </w:r>
      <w:r>
        <w:t xml:space="preserve"> </w:t>
      </w:r>
      <w:r>
        <w:t xml:space="preserve">such as</w:t>
      </w:r>
      <w:r>
        <w:t xml:space="preserve"> </w:t>
      </w:r>
      <w:r>
        <w:t xml:space="preserve">population size or</w:t>
      </w:r>
      <w:r>
        <w:t xml:space="preserve"> </w:t>
      </w:r>
      <w:r>
        <w:t xml:space="preserve">duration of observation,</w:t>
      </w:r>
      <w:r>
        <w:t xml:space="preserve"> </w:t>
      </w:r>
      <w:r>
        <w:t xml:space="preserve">which multiplicatively rescales</w:t>
      </w:r>
      <w:r>
        <w:t xml:space="preserve"> </w:t>
      </w:r>
      <w:r>
        <w:t xml:space="preserve">the expected (mean) count.</w:t>
      </w:r>
    </w:p>
    <w:bookmarkEnd w:id="56"/>
    <w:bookmarkStart w:id="57" w:name="exr-exposure-magnitude"/>
    <w:p>
      <w:pPr>
        <w:pStyle w:val="BodyText"/>
      </w:pPr>
      <w:r>
        <w:rPr>
          <w:b/>
          <w:bCs/>
        </w:rPr>
        <w:t xml:space="preserve">Exercise 3</w:t>
      </w:r>
      <w:r>
        <w:t xml:space="preserve"> </w:t>
      </w:r>
      <w:r>
        <w:t xml:space="preserve">What are some examples of exposure magnitudes?</w:t>
      </w:r>
    </w:p>
    <w:bookmarkEnd w:id="57"/>
    <w:p>
      <w:pPr>
        <w:pStyle w:val="BodyText"/>
      </w:pPr>
      <w:r>
        <w:rPr>
          <w:i/>
          <w:iCs/>
        </w:rPr>
        <w:t xml:space="preserve">Solution</w:t>
      </w:r>
      <w:r>
        <w:t xml:space="preserve">.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58" w:name="tbl-exposure-unit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3: Examples of exposure units</w:t>
            </w:r>
          </w:p>
          <w:tbl>
            <w:tblPr>
              <w:tblStyle w:val="Table"/>
              <w:tblW w:type="pct" w:w="5000"/>
              <w:tblLayout w:type="fixed"/>
              <w:tblLook w:firstRow="1" w:lastRow="0" w:firstColumn="0" w:lastColumn="0" w:noHBand="0" w:noVBand="0" w:val="0020"/>
            </w:tblPr>
            <w:tblGrid>
              <w:gridCol w:w="5468"/>
              <w:gridCol w:w="2451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outcome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exposure units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disease incidence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number of individuals exposed; time at risk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car accidents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miles driven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worksite accidents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person-hours worked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population size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size of habitat</w:t>
                  </w:r>
                </w:p>
              </w:tc>
            </w:tr>
          </w:tbl>
          <w:bookmarkEnd w:id="58"/>
          <w:p/>
        </w:tc>
      </w:tr>
    </w:tbl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Exposure units are similar to</w:t>
      </w:r>
      <w:r>
        <w:t xml:space="preserve"> </w:t>
      </w:r>
      <w:r>
        <w:t xml:space="preserve">the number of trials in a binomial distribution,</w:t>
      </w:r>
      <w:r>
        <w:t xml:space="preserve"> </w:t>
      </w:r>
      <w:r>
        <w:t xml:space="preserve">but</w:t>
      </w:r>
      <w:r>
        <w:t xml:space="preserve"> </w:t>
      </w:r>
      <w:r>
        <w:rPr>
          <w:b/>
          <w:bCs/>
        </w:rPr>
        <w:t xml:space="preserve">in non-binomial count outcomes, there can be more than one event per unit of exposure</w:t>
      </w:r>
      <w:r>
        <w:t xml:space="preserve">.</w:t>
      </w:r>
    </w:p>
    <w:p>
      <w:pPr>
        <w:pStyle w:val="BodyText"/>
      </w:pPr>
      <w:r>
        <w:t xml:space="preserve">We can use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to represent continuous-valued exposures/observation durations,</w:t>
      </w:r>
      <w:r>
        <w:t xml:space="preserve"> </w:t>
      </w:r>
      <w:r>
        <w:t xml:space="preserve">and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to represent discrete-valued exposures.</w:t>
      </w:r>
    </w:p>
    <w:bookmarkStart w:id="60" w:name="def-event-rate"/>
    <w:p>
      <w:pPr>
        <w:pStyle w:val="BodyText"/>
      </w:pPr>
      <w:r>
        <w:rPr>
          <w:b/>
          <w:bCs/>
        </w:rPr>
        <w:t xml:space="preserve">Definition 4 (Event rate)</w:t>
      </w:r>
      <w:r>
        <w:t xml:space="preserve"> </w:t>
      </w:r>
      <w:r>
        <w:t xml:space="preserve">For a count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observed over a fixed, known</w:t>
      </w:r>
      <w:r>
        <w:t xml:space="preserve"> </w:t>
      </w:r>
      <w:hyperlink w:anchor="def-exposure">
        <w:r>
          <w:rPr>
            <w:rStyle w:val="Hyperlink"/>
          </w:rPr>
          <w:t xml:space="preserve">exposure magnitude</w:t>
        </w:r>
      </w:hyperlink>
      <w:r>
        <w:t xml:space="preserve"> </w:t>
      </w:r>
      <m:oMath>
        <m:r>
          <m:t>t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event rate</w:t>
      </w:r>
      <w:r>
        <w:t xml:space="preserve">, denoted</w:t>
      </w:r>
      <w:r>
        <w:t xml:space="preserve"> </w:t>
      </w:r>
      <m:oMath>
        <m:r>
          <m:t>λ</m:t>
        </m:r>
      </m:oMath>
      <w:r>
        <w:t xml:space="preserve">,</w:t>
      </w:r>
      <w:r>
        <w:t xml:space="preserve"> </w:t>
      </w:r>
      <w:r>
        <w:t xml:space="preserve">is the mean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divided by the exposure magnitude:</w:t>
      </w:r>
    </w:p>
    <w:p>
      <w:pPr>
        <w:pStyle w:val="BodyText"/>
      </w:pPr>
      <w:bookmarkStart w:id="59" w:name="eq-def-event-rate"/>
      <m:oMathPara>
        <m:oMathParaPr>
          <m:jc m:val="center"/>
        </m:oMathParaPr>
        <m:oMath>
          <m:r>
            <m:t>λ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</m:num>
            <m:den>
              <m:r>
                <m:t>t</m:t>
              </m:r>
            </m:den>
          </m:f>
          <m:r>
            <m:t>  </m:t>
          </m:r>
          <m:r>
            <m:rPr>
              <m:sty m:val="p"/>
            </m:rPr>
            <m:t>(</m:t>
          </m:r>
          <m:r>
            <m:t>4</m:t>
          </m:r>
          <m:r>
            <m:rPr>
              <m:sty m:val="p"/>
            </m:rPr>
            <m:t>)</m:t>
          </m:r>
        </m:oMath>
      </m:oMathPara>
      <w:bookmarkEnd w:id="59"/>
    </w:p>
    <w:bookmarkEnd w:id="60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The event rate is a transformation of the mean:</w:t>
      </w:r>
      <w:r>
        <w:t xml:space="preserve"> </w:t>
      </w:r>
      <w:r>
        <w:t xml:space="preserve">it removes the exposure magnitude from the mean,</w:t>
      </w:r>
      <w:r>
        <w:t xml:space="preserve"> </w:t>
      </w:r>
      <w:r>
        <w:t xml:space="preserve">so counts observed over different exposures can be compared on one scale.</w:t>
      </w:r>
      <w:r>
        <w:t xml:space="preserve"> </w:t>
      </w:r>
      <w:r>
        <w:t xml:space="preserve">Regression models for counts use the same decomposition,</w:t>
      </w:r>
      <w:r>
        <w:t xml:space="preserve"> </w:t>
      </w:r>
      <w:r>
        <w:t xml:space="preserve">with the rate depending on covariates and the exposure magnitude known</w:t>
      </w:r>
      <w:r>
        <w:t xml:space="preserve"> </w:t>
      </w:r>
      <w:r>
        <w:t xml:space="preserve">(see</w:t>
      </w:r>
      <w:r>
        <w:t xml:space="preserve"> </w:t>
      </w:r>
      <w:hyperlink r:id="rId61">
        <w:r>
          <w:rPr>
            <w:rStyle w:val="Hyperlink"/>
          </w:rPr>
          <w:t xml:space="preserve">rme’s count-regression chapter</w:t>
        </w:r>
      </w:hyperlink>
      <w:r>
        <w:t xml:space="preserve">).</w:t>
      </w:r>
    </w:p>
    <w:bookmarkStart w:id="63" w:name="thm-mean-vs-event-rate"/>
    <w:p>
      <w:pPr>
        <w:pStyle w:val="BodyText"/>
      </w:pPr>
      <w:r>
        <w:rPr>
          <w:b/>
          <w:bCs/>
        </w:rPr>
        <w:t xml:space="preserve">Theorem 6 (Transformation function from event rate to mean)</w:t>
      </w:r>
      <w:r>
        <w:t xml:space="preserve"> </w:t>
      </w:r>
      <w:r>
        <w:t xml:space="preserve">If a count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observed over exposure magnitude</w:t>
      </w:r>
      <w:r>
        <w:t xml:space="preserve"> </w:t>
      </w:r>
      <m:oMath>
        <m:r>
          <m:t>t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with event rate</w:t>
      </w:r>
      <w:r>
        <w:t xml:space="preserve"> </w:t>
      </w:r>
      <m:oMath>
        <m:r>
          <m:t>λ</m:t>
        </m:r>
      </m:oMath>
      <w:r>
        <w:t xml:space="preserve">,</w:t>
      </w:r>
      <w:r>
        <w:t xml:space="preserve"> </w:t>
      </w:r>
      <w:r>
        <w:t xml:space="preserve">then its mean</w:t>
      </w:r>
      <w:r>
        <w:t xml:space="preserve"> </w:t>
      </w:r>
      <m:oMath>
        <m:r>
          <m:t>μ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</m:e>
        </m:d>
        <m:r>
          <m:t>​</m:t>
        </m:r>
      </m:oMath>
      <w:r>
        <w:t xml:space="preserve"> </w:t>
      </w:r>
      <w:r>
        <w:t xml:space="preserve">is:</w:t>
      </w:r>
    </w:p>
    <w:p>
      <w:pPr>
        <w:pStyle w:val="BodyText"/>
      </w:pPr>
      <w:bookmarkStart w:id="62" w:name="eq-lambda-to-mu"/>
      <m:oMathPara>
        <m:oMathParaPr>
          <m:jc m:val="center"/>
        </m:oMathParaPr>
        <m:oMath>
          <m:r>
            <m:t>μ</m:t>
          </m:r>
          <m:r>
            <m:rPr>
              <m:sty m:val="p"/>
            </m:rPr>
            <m:t>=</m:t>
          </m:r>
          <m:r>
            <m:t>λ</m:t>
          </m:r>
          <m:r>
            <m:rPr>
              <m:sty m:val="p"/>
            </m:rPr>
            <m:t>⋅</m:t>
          </m:r>
          <m:r>
            <m:t>t</m:t>
          </m:r>
          <m:r>
            <m:t>  </m:t>
          </m:r>
          <m:r>
            <m:rPr>
              <m:sty m:val="p"/>
            </m:rPr>
            <m:t>(</m:t>
          </m:r>
          <m:r>
            <m:t>5</m:t>
          </m:r>
          <m:r>
            <m:rPr>
              <m:sty m:val="p"/>
            </m:rPr>
            <m:t>)</m:t>
          </m:r>
        </m:oMath>
      </m:oMathPara>
      <w:bookmarkEnd w:id="62"/>
    </w:p>
    <w:bookmarkEnd w:id="6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def-event-rate">
        <w:r>
          <w:rPr>
            <w:rStyle w:val="Hyperlink"/>
          </w:rPr>
          <w:t xml:space="preserve">Definition 4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λ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</m:e>
                  </m:d>
                  <m:r>
                    <m:t>​</m:t>
                  </m:r>
                </m:num>
                <m:den>
                  <m:r>
                    <m:t>t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definition of event rate</m:t>
              </m:r>
              <m:r>
                <m:rPr>
                  <m:sty m:val="p"/>
                </m:rPr>
                <m:t>)</m:t>
              </m:r>
            </m:e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rPr>
                  <m:sty m:val="p"/>
                </m:rPr>
                <m:t>⋅</m:t>
              </m:r>
              <m:r>
                <m:t>t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multiply both sides by </m:t>
              </m:r>
              <m:r>
                <m:t>t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μ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rPr>
                  <m:sty m:val="p"/>
                </m:rPr>
                <m:t>⋅</m:t>
              </m:r>
              <m:r>
                <m:t>t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t>μ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bookmarkStart w:id="64" w:name="exm-mean-vs-event-rate"/>
    <w:p>
      <w:pPr>
        <w:pStyle w:val="FirstParagraph"/>
      </w:pPr>
      <w:r>
        <w:rPr>
          <w:b/>
          <w:bCs/>
        </w:rPr>
        <w:t xml:space="preserve">Example 8 (Calculating expected counts from event rates)</w:t>
      </w:r>
      <w:r>
        <w:t xml:space="preserve"> </w:t>
      </w:r>
      <w:r>
        <w:t xml:space="preserve">Suppose a city records a disease event rate of</w:t>
      </w:r>
      <w:r>
        <w:t xml:space="preserve"> </w:t>
      </w:r>
      <m:oMath>
        <m:r>
          <m:t>λ</m:t>
        </m:r>
        <m:r>
          <m:rPr>
            <m:sty m:val="p"/>
          </m:rPr>
          <m:t>=</m:t>
        </m:r>
        <m:r>
          <m:t>0.05</m:t>
        </m:r>
      </m:oMath>
      <w:r>
        <w:t xml:space="preserve"> </w:t>
      </w:r>
      <w:r>
        <w:t xml:space="preserve">cases per person-year.</w:t>
      </w:r>
      <w:r>
        <w:t xml:space="preserve"> </w:t>
      </w:r>
      <w:r>
        <w:t xml:space="preserve">For a subpopulation with an exposure magnitude of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100</m:t>
        </m:r>
      </m:oMath>
      <w:r>
        <w:t xml:space="preserve"> </w:t>
      </w:r>
      <w:r>
        <w:t xml:space="preserve">person-years,</w:t>
      </w:r>
      <w:r>
        <w:t xml:space="preserve"> </w:t>
      </w:r>
      <w:r>
        <w:t xml:space="preserve">the expected count of cases is, by</w:t>
      </w:r>
      <w:r>
        <w:t xml:space="preserve"> </w:t>
      </w:r>
      <w:hyperlink w:anchor="thm-mean-vs-event-rate">
        <w:r>
          <w:rPr>
            <w:rStyle w:val="Hyperlink"/>
          </w:rPr>
          <w:t xml:space="preserve">Theorem 6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μ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rPr>
                  <m:sty m:val="p"/>
                </m:rPr>
                <m:t>⋅</m:t>
              </m:r>
              <m:r>
                <m:t>t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transformation from event rate to mean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0.05</m:t>
              </m:r>
              <m:r>
                <m:rPr>
                  <m:sty m:val="p"/>
                </m:rPr>
                <m:t>×</m:t>
              </m:r>
              <m:r>
                <m:t>100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substitute </m:t>
              </m:r>
              <m:r>
                <m:t>λ</m:t>
              </m:r>
              <m:r>
                <m:rPr>
                  <m:sty m:val="p"/>
                </m:rPr>
                <m:t>=</m:t>
              </m:r>
              <m:r>
                <m:t>0.05</m:t>
              </m:r>
              <m:r>
                <m:rPr>
                  <m:nor/>
                  <m:sty m:val="p"/>
                </m:rPr>
                <m:t> and </m:t>
              </m:r>
              <m:r>
                <m:t>t</m:t>
              </m:r>
              <m:r>
                <m:rPr>
                  <m:sty m:val="p"/>
                </m:rPr>
                <m:t>=</m:t>
              </m:r>
              <m:r>
                <m:t>100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nor/>
                  <m:sty m:val="p"/>
                </m:rPr>
                <m:t> cases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evaluate expected count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bookmarkEnd w:id="64"/>
    <w:bookmarkStart w:id="65" w:name="thm-non-exposed"/>
    <w:p>
      <w:pPr>
        <w:pStyle w:val="FirstParagraph"/>
      </w:pPr>
      <w:r>
        <w:rPr>
          <w:b/>
          <w:bCs/>
        </w:rPr>
        <w:t xml:space="preserve">Theorem 7 (No exposure means no expected events)</w:t>
      </w:r>
      <w:r>
        <w:t xml:space="preserve"> </w:t>
      </w:r>
      <w:r>
        <w:t xml:space="preserve">For each exposure magnitude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0</m:t>
        </m:r>
      </m:oMath>
      <w:r>
        <w:t xml:space="preserve">,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Y</m:t>
            </m:r>
          </m:e>
          <m:sub>
            <m:r>
              <m:t>t</m:t>
            </m:r>
          </m:sub>
        </m:sSub>
      </m:oMath>
      <w:r>
        <w:t xml:space="preserve"> </w:t>
      </w:r>
      <w:r>
        <w:t xml:space="preserve">be the count observed over exposure</w:t>
      </w:r>
      <w:r>
        <w:t xml:space="preserve"> </w:t>
      </w:r>
      <m:oMath>
        <m:r>
          <m:t>t</m:t>
        </m:r>
      </m:oMath>
      <w:r>
        <w:t xml:space="preserve">.</w:t>
      </w:r>
      <w:r>
        <w:t xml:space="preserve"> </w:t>
      </w:r>
      <w:r>
        <w:t xml:space="preserve">If the mean count is proportional to the exposure magnitude,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b>
              <m:e>
                <m:r>
                  <m:t>Y</m:t>
                </m:r>
              </m:e>
              <m:sub>
                <m:r>
                  <m:t>t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λ</m:t>
        </m:r>
        <m:r>
          <m:rPr>
            <m:sty m:val="p"/>
          </m:rPr>
          <m:t>⋅</m:t>
        </m:r>
        <m:r>
          <m:t>t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with one finite rate</w:t>
      </w:r>
      <w:r>
        <w:t xml:space="preserve"> </w:t>
      </w:r>
      <m:oMath>
        <m:r>
          <m:t>λ</m:t>
        </m:r>
      </m:oMath>
      <w:r>
        <w:t xml:space="preserve">,</w:t>
      </w:r>
      <w:r>
        <w:t xml:space="preserve"> </w:t>
      </w:r>
      <w:r>
        <w:t xml:space="preserve">then there are no expected events without exposure: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b>
                <m:e>
                  <m:r>
                    <m:t>Y</m:t>
                  </m:r>
                </m:e>
                <m:sub>
                  <m:r>
                    <m:t>0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=</m:t>
          </m:r>
          <m:r>
            <m:t>0</m:t>
          </m:r>
        </m:oMath>
      </m:oMathPara>
    </w:p>
    <w:bookmarkEnd w:id="6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0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evaluate 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t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t>t</m:t>
              </m:r>
              <m:r>
                <m:rPr>
                  <m:nor/>
                  <m:sty m:val="p"/>
                </m:rPr>
                <m:t> at </m:t>
              </m:r>
              <m:r>
                <m:t>t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multiplication by zero; </m:t>
              </m:r>
              <m:r>
                <m:t>λ</m:t>
              </m:r>
              <m:r>
                <m:rPr>
                  <m:nor/>
                  <m:sty m:val="p"/>
                </m:rPr>
                <m:t> is finite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The hypothesis carries the content here.</w:t>
      </w:r>
      <w:r>
        <w:t xml:space="preserve"> </w:t>
      </w:r>
      <w:hyperlink w:anchor="def-event-rate">
        <w:r>
          <w:rPr>
            <w:rStyle w:val="Hyperlink"/>
          </w:rPr>
          <w:t xml:space="preserve">Definition 4</w:t>
        </w:r>
      </w:hyperlink>
      <w:r>
        <w:t xml:space="preserve"> </w:t>
      </w:r>
      <w:r>
        <w:t xml:space="preserve">alone cannot give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b>
              <m:e>
                <m:r>
                  <m:t>Y</m:t>
                </m:r>
              </m:e>
              <m:sub>
                <m:r>
                  <m:t>0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since</w:t>
      </w:r>
      <w:r>
        <w:t xml:space="preserve"> </w:t>
      </w:r>
      <m:oMath>
        <m:r>
          <m:t>λ</m:t>
        </m:r>
        <m:r>
          <m:rPr>
            <m:sty m:val="p"/>
          </m:rPr>
          <m:t>=</m:t>
        </m:r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</m:e>
        </m:d>
        <m:r>
          <m:t>​</m:t>
        </m:r>
        <m:r>
          <m:rPr>
            <m:sty m:val="p"/>
          </m:rPr>
          <m:t>/</m:t>
        </m:r>
        <m:r>
          <m:t>t</m:t>
        </m:r>
      </m:oMath>
      <w:r>
        <w:t xml:space="preserve"> </w:t>
      </w:r>
      <w:r>
        <w:t xml:space="preserve">is undefined at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0</m:t>
        </m:r>
      </m:oMath>
      <w:r>
        <w:t xml:space="preserve">;</w:t>
      </w:r>
      <w:r>
        <w:t xml:space="preserve"> </w:t>
      </w:r>
      <w:r>
        <w:t xml:space="preserve">the result holds for a model that assumes one rate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shared across exposure magnitudes, including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Start w:id="66" w:name="exm-non-exposed"/>
    <w:p>
      <w:pPr>
        <w:pStyle w:val="BodyText"/>
      </w:pPr>
      <w:r>
        <w:rPr>
          <w:b/>
          <w:bCs/>
        </w:rPr>
        <w:t xml:space="preserve">Example 9 (Zero exposure time)</w:t>
      </w:r>
      <w:r>
        <w:t xml:space="preserve"> </w:t>
      </w:r>
      <w:r>
        <w:t xml:space="preserve">If a subject is observed for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person-years,</w:t>
      </w:r>
      <w:r>
        <w:t xml:space="preserve"> </w:t>
      </w:r>
      <w:r>
        <w:t xml:space="preserve">no follow-up time has elapsed,</w:t>
      </w:r>
      <w:r>
        <w:t xml:space="preserve"> </w:t>
      </w:r>
      <w:r>
        <w:t xml:space="preserve">so under a constant-rate model</w:t>
      </w:r>
      <w:r>
        <w:t xml:space="preserve"> </w:t>
      </w:r>
      <w:r>
        <w:t xml:space="preserve">the expected number of incident events is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b>
              <m:e>
                <m:r>
                  <m:t>Y</m:t>
                </m:r>
              </m:e>
              <m:sub>
                <m:r>
                  <m:t>0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66"/>
    <w:tbl>
      <w:tblPr>
        <w:tblStyle w:val="Table"/>
        <w:tblLook w:firstRow="0" w:lastRow="0" w:firstColumn="0" w:lastColumn="0" w:noHBand="0" w:noVBand="0" w:val="0000"/>
        <w:tblBorders>
          <w:top w:val="single" w:sz="4" w:space="0" w:color="CC1914"/>
          <w:left w:val="single" w:sz="24" w:space="0" w:color="CC1914"/>
          <w:bottom w:val="single" w:sz="4" w:space="0" w:color="CC1914"/>
          <w:right w:val="single" w:sz="4" w:space="0" w:color="CC1914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f7dddc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68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important.png" id="6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6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Important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A mean proportional to exposure,</w:t>
            </w:r>
            <w:r>
              <w:t xml:space="preserve"> </w:t>
            </w:r>
            <m:oMath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t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t>t</m:t>
              </m:r>
            </m:oMath>
            <w:r>
              <w:t xml:space="preserve">,</w:t>
            </w:r>
            <w:r>
              <w:t xml:space="preserve"> </w:t>
            </w:r>
            <w:r>
              <w:t xml:space="preserve">has no term that stays nonzero at</w:t>
            </w:r>
            <w:r>
              <w:t xml:space="preserve"> </w:t>
            </w:r>
            <m:oMath>
              <m:r>
                <m:t>t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:</w:t>
            </w:r>
            <w:r>
              <w:t xml:space="preserve"> </w:t>
            </w:r>
            <w:r>
              <w:t xml:space="preserve">a model of this form says that with no exposure, no events are expected.</w:t>
            </w:r>
            <w:r>
              <w:t xml:space="preserve"> </w:t>
            </w:r>
            <w:r>
              <w:t xml:space="preserve">A mean with an added constant, such as</w:t>
            </w:r>
            <w:r>
              <w:t xml:space="preserve"> </w:t>
            </w:r>
            <m:oMath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t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c</m:t>
              </m:r>
              <m:r>
                <m:rPr>
                  <m:sty m:val="p"/>
                </m:rPr>
                <m:t>+</m:t>
              </m:r>
              <m:r>
                <m:t>λ</m:t>
              </m:r>
              <m:r>
                <m:t>t</m:t>
              </m:r>
            </m:oMath>
            <w:r>
              <w:t xml:space="preserve"> </w:t>
            </w:r>
            <w:r>
              <w:t xml:space="preserve">with</w:t>
            </w:r>
            <w:r>
              <w:t xml:space="preserve"> </w:t>
            </w:r>
            <m:oMath>
              <m:r>
                <m:t>c</m:t>
              </m:r>
              <m:r>
                <m:rPr>
                  <m:sty m:val="p"/>
                </m:rPr>
                <m:t>&gt;</m:t>
              </m:r>
              <m:r>
                <m:t>0</m:t>
              </m:r>
            </m:oMath>
            <w:r>
              <w:t xml:space="preserve">,</w:t>
            </w:r>
            <w:r>
              <w:t xml:space="preserve"> </w:t>
            </w:r>
            <w:r>
              <w:t xml:space="preserve">would expect</w:t>
            </w:r>
            <w:r>
              <w:t xml:space="preserve"> </w:t>
            </w:r>
            <m:oMath>
              <m:r>
                <m:t>c</m:t>
              </m:r>
            </m:oMath>
            <w:r>
              <w:t xml:space="preserve"> </w:t>
            </w:r>
            <w:r>
              <w:t xml:space="preserve">events even with no exposure.</w:t>
            </w:r>
            <w:r>
              <w:t xml:space="preserve"> </w:t>
            </w:r>
            <w:r>
              <w:t xml:space="preserve">Regression models for counts keep the proportional form when they add covariates</w:t>
            </w:r>
            <w:r>
              <w:t xml:space="preserve"> </w:t>
            </w:r>
            <w:r>
              <w:t xml:space="preserve">(see</w:t>
            </w:r>
            <w:r>
              <w:t xml:space="preserve"> </w:t>
            </w:r>
            <w:hyperlink r:id="rId61">
              <w:r>
                <w:rPr>
                  <w:rStyle w:val="Hyperlink"/>
                </w:rPr>
                <w:t xml:space="preserve">rme’s count-regression chapter</w:t>
              </w:r>
            </w:hyperlink>
            <w:r>
              <w:t xml:space="preserve">).</w:t>
            </w:r>
          </w:p>
          <w:p/>
        </w:tc>
      </w:tr>
    </w:tbl>
    <w:bookmarkStart w:id="70" w:name="thm-exposure-log-scale"/>
    <w:p>
      <w:pPr>
        <w:pStyle w:val="BodyText"/>
      </w:pPr>
      <w:r>
        <w:rPr>
          <w:b/>
          <w:bCs/>
        </w:rPr>
        <w:t xml:space="preserve">Theorem 8 (Exposure is additive on the log scale)</w:t>
      </w:r>
      <w:r>
        <w:t xml:space="preserve"> </w:t>
      </w:r>
      <w:r>
        <w:t xml:space="preserve">If</w:t>
      </w:r>
      <w:r>
        <w:t xml:space="preserve"> </w:t>
      </w:r>
      <m:oMath>
        <m:r>
          <m:t>μ</m:t>
        </m:r>
        <m:r>
          <m:rPr>
            <m:sty m:val="p"/>
          </m:rPr>
          <m:t>=</m:t>
        </m:r>
        <m:r>
          <m:t>λ</m:t>
        </m:r>
        <m:r>
          <m:rPr>
            <m:sty m:val="p"/>
          </m:rPr>
          <m:t>⋅</m:t>
        </m:r>
        <m:r>
          <m:t>t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λ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t</m:t>
        </m:r>
        <m:r>
          <m:rPr>
            <m:sty m:val="p"/>
          </m:rPr>
          <m:t>&gt;</m:t>
        </m:r>
        <m:r>
          <m:t>0</m:t>
        </m:r>
      </m:oMath>
      <w:r>
        <w:t xml:space="preserve">, then: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log</m:t>
          </m:r>
          <m:r>
            <m:t>μ</m:t>
          </m:r>
          <m:r>
            <m:rPr>
              <m:sty m:val="p"/>
            </m:rPr>
            <m:t>=</m:t>
          </m:r>
          <m:r>
            <m:rPr>
              <m:sty m:val="p"/>
            </m:rPr>
            <m:t>log</m:t>
          </m:r>
          <m:r>
            <m:t>λ</m:t>
          </m:r>
          <m:r>
            <m:rPr>
              <m:sty m:val="p"/>
            </m:rPr>
            <m:t>+</m:t>
          </m:r>
          <m:r>
            <m:rPr>
              <m:sty m:val="p"/>
            </m:rPr>
            <m:t>log</m:t>
          </m:r>
          <m:r>
            <m:t>t</m:t>
          </m:r>
        </m:oMath>
      </m:oMathPara>
    </w:p>
    <w:bookmarkEnd w:id="7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log</m:t>
              </m:r>
              <m:r>
                <m:t>μ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⋅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substitute </m:t>
              </m:r>
              <m:r>
                <m:t>μ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rPr>
                  <m:sty m:val="p"/>
                </m:rPr>
                <m:t>⋅</m:t>
              </m:r>
              <m:r>
                <m:t>t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λ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log</m:t>
              </m:r>
              <m:r>
                <m:t>t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logarithm product rule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bookmarkStart w:id="71" w:name="exm-exposure-log-scale"/>
    <w:p>
      <w:pPr>
        <w:pStyle w:val="FirstParagraph"/>
      </w:pPr>
      <w:r>
        <w:rPr>
          <w:b/>
          <w:bCs/>
        </w:rPr>
        <w:t xml:space="preserve">Example 10 (Log-linear representation of expected counts)</w:t>
      </w:r>
      <w:r>
        <w:t xml:space="preserve"> </w:t>
      </w:r>
      <w:r>
        <w:t xml:space="preserve">If a clinic sees an event rate of</w:t>
      </w:r>
      <w:r>
        <w:t xml:space="preserve"> </w:t>
      </w:r>
      <m:oMath>
        <m:r>
          <m:t>λ</m:t>
        </m:r>
        <m:r>
          <m:rPr>
            <m:sty m:val="p"/>
          </m:rPr>
          <m:t>=</m:t>
        </m:r>
        <m:r>
          <m:t>0.02</m:t>
        </m:r>
      </m:oMath>
      <w:r>
        <w:t xml:space="preserve"> </w:t>
      </w:r>
      <w:r>
        <w:t xml:space="preserve">events/day and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30</m:t>
        </m:r>
      </m:oMath>
      <w:r>
        <w:t xml:space="preserve"> </w:t>
      </w:r>
      <w:r>
        <w:t xml:space="preserve">days of observation: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log</m:t>
              </m:r>
              <m:r>
                <m:t>μ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(</m:t>
              </m:r>
              <m:r>
                <m:t>0.02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(</m:t>
              </m:r>
              <m:r>
                <m:t>30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apply log-scale formula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3.912</m:t>
              </m:r>
              <m:r>
                <m:rPr>
                  <m:sty m:val="p"/>
                </m:rPr>
                <m:t>+</m:t>
              </m:r>
              <m:r>
                <m:t>3.401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evaluate natural logarithms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0.511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sum terms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Exponentiating yields</w:t>
      </w:r>
      <w:r>
        <w:t xml:space="preserve"> </w:t>
      </w:r>
      <m:oMath>
        <m:r>
          <m:t>μ</m:t>
        </m:r>
        <m:r>
          <m:rPr>
            <m:sty m:val="p"/>
          </m:rPr>
          <m:t>=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r>
              <m:t>0.511</m:t>
            </m:r>
          </m:e>
        </m:d>
        <m:r>
          <m:t>​</m:t>
        </m:r>
        <m:r>
          <m:rPr>
            <m:sty m:val="p"/>
          </m:rPr>
          <m:t>≈</m:t>
        </m:r>
        <m:r>
          <m:t>0.60</m:t>
        </m:r>
      </m:oMath>
      <w:r>
        <w:t xml:space="preserve"> </w:t>
      </w:r>
      <w:r>
        <w:t xml:space="preserve">expected events.</w:t>
      </w:r>
    </w:p>
    <w:bookmarkEnd w:id="71"/>
    <w:bookmarkStart w:id="73" w:name="def-offset"/>
    <w:p>
      <w:pPr>
        <w:pStyle w:val="BodyText"/>
      </w:pPr>
      <w:del w:id="3" w:author="PR Preview" w:date="2026-01-01T00:00:00Z">
        <w:r>
          <w:rPr>
            <w:b/>
            <w:bCs/>
          </w:rPr>
          <w:delText xml:space="preserve">Definition 5 (Offset)</w:delText>
        </w:r>
      </w:del>
      <w:del w:id="4" w:author="PR Preview" w:date="2026-01-01T00:00:00Z">
        <w:r>
          <w:delText xml:space="preserve"> </w:delText>
        </w:r>
      </w:del>
      <w:del w:id="5" w:author="PR Preview" w:date="2026-01-01T00:00:00Z">
        <w:r>
          <w:delText xml:space="preserve">For a count outcome with exposure magnitude</w:delText>
        </w:r>
      </w:del>
      <w:del w:id="6" w:author="PR Preview" w:date="2026-01-01T00:00:00Z">
        <w:r>
          <w:delText xml:space="preserve"> </w:delText>
        </w:r>
      </w:del>
      <m:oMath>
        <m:r>
          <m:t>t</m:t>
        </m:r>
      </m:oMath>
      <w:del w:id="7" w:author="PR Preview" w:date="2026-01-01T00:00:00Z">
        <w:r>
          <w:delText xml:space="preserve">,</w:delText>
        </w:r>
      </w:del>
      <w:del w:id="8" w:author="PR Preview" w:date="2026-01-01T00:00:00Z">
        <w:r>
          <w:delText xml:space="preserve"> </w:delText>
        </w:r>
      </w:del>
      <w:del w:id="9" w:author="PR Preview" w:date="2026-01-01T00:00:00Z">
        <w:r>
          <w:delText xml:space="preserve">the known term</w:delText>
        </w:r>
      </w:del>
      <w:del w:id="10" w:author="PR Preview" w:date="2026-01-01T00:00:00Z">
        <w:r>
          <w:delText xml:space="preserve"> </w:delText>
        </w:r>
      </w:del>
      <m:oMath>
        <m:r>
          <m:rPr>
            <m:sty m:val="p"/>
          </m:rPr>
          <m:t>log</m:t>
        </m:r>
        <m:r>
          <m:t>t</m:t>
        </m:r>
      </m:oMath>
      <w:del w:id="11" w:author="PR Preview" w:date="2026-01-01T00:00:00Z">
        <w:r>
          <w:delText xml:space="preserve"> </w:delText>
        </w:r>
      </w:del>
      <w:del w:id="12" w:author="PR Preview" w:date="2026-01-01T00:00:00Z">
        <w:r>
          <w:delText xml:space="preserve">in the log-scale decomposition of the mean</w:delText>
        </w:r>
      </w:del>
      <w:del w:id="13" w:author="PR Preview" w:date="2026-01-01T00:00:00Z">
        <w:r>
          <w:delText xml:space="preserve"> </w:delText>
        </w:r>
      </w:del>
      <w:del w:id="14" w:author="PR Preview" w:date="2026-01-01T00:00:00Z">
        <w:r>
          <w:delText xml:space="preserve">(</w:delText>
        </w:r>
      </w:del>
      <w:hyperlink w:anchor="thm-exposure-log-scale">
        <w:del w:id="15" w:author="PR Preview" w:date="2026-01-01T00:00:00Z">
          <w:r>
            <w:rPr>
              <w:rStyle w:val="Hyperlink"/>
            </w:rPr>
            <w:delText xml:space="preserve">8</w:delText>
          </w:r>
        </w:del>
      </w:hyperlink>
      <w:del w:id="16" w:author="PR Preview" w:date="2026-01-01T00:00:00Z">
        <w:r>
          <w:delText xml:space="preserve">),</w:delText>
        </w:r>
      </w:del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log</m:t>
          </m:r>
          <m:r>
            <m:t>μ</m:t>
          </m:r>
          <m:r>
            <m:rPr>
              <m:sty m:val="p"/>
            </m:rPr>
            <m:t>=</m:t>
          </m:r>
          <m:r>
            <m:rPr>
              <m:sty m:val="p"/>
            </m:rPr>
            <m:t>log</m:t>
          </m:r>
          <m:r>
            <m:t>λ</m:t>
          </m:r>
          <m:r>
            <m:rPr>
              <m:sty m:val="p"/>
            </m:rPr>
            <m:t>+</m:t>
          </m:r>
          <m:r>
            <m:rPr>
              <m:sty m:val="p"/>
            </m:rPr>
            <m:t>log</m:t>
          </m:r>
          <m:r>
            <m:t>t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del w:id="17" w:author="PR Preview" w:date="2026-01-01T00:00:00Z">
        <w:r>
          <w:delText xml:space="preserve">is called the</w:delText>
        </w:r>
      </w:del>
      <w:del w:id="18" w:author="PR Preview" w:date="2026-01-01T00:00:00Z">
        <w:r>
          <w:delText xml:space="preserve"> </w:delText>
        </w:r>
      </w:del>
      <w:del w:id="19" w:author="PR Preview" w:date="2026-01-01T00:00:00Z">
        <w:r>
          <w:rPr>
            <w:b/>
            <w:bCs/>
          </w:rPr>
          <w:delText xml:space="preserve">offset</w:delText>
        </w:r>
      </w:del>
      <w:del w:id="20" w:author="PR Preview" w:date="2026-01-01T00:00:00Z">
        <w:r>
          <w:delText xml:space="preserve">:</w:delText>
        </w:r>
      </w:del>
      <w:del w:id="21" w:author="PR Preview" w:date="2026-01-01T00:00:00Z">
        <w:r>
          <w:delText xml:space="preserve"> </w:delText>
        </w:r>
      </w:del>
      <w:del w:id="22" w:author="PR Preview" w:date="2026-01-01T00:00:00Z">
        <w:r>
          <w:delText xml:space="preserve">it shifts</w:delText>
        </w:r>
      </w:del>
      <w:del w:id="23" w:author="PR Preview" w:date="2026-01-01T00:00:00Z">
        <w:r>
          <w:delText xml:space="preserve"> </w:delText>
        </w:r>
      </w:del>
      <m:oMath>
        <m:r>
          <m:rPr>
            <m:sty m:val="p"/>
          </m:rPr>
          <m:t>log</m:t>
        </m:r>
        <m:r>
          <m:t>μ</m:t>
        </m:r>
      </m:oMath>
      <w:del w:id="24" w:author="PR Preview" w:date="2026-01-01T00:00:00Z">
        <w:r>
          <w:delText xml:space="preserve"> </w:delText>
        </w:r>
      </w:del>
      <w:del w:id="25" w:author="PR Preview" w:date="2026-01-01T00:00:00Z">
        <w:r>
          <w:delText xml:space="preserve">by a known amount,</w:delText>
        </w:r>
      </w:del>
      <w:del w:id="26" w:author="PR Preview" w:date="2026-01-01T00:00:00Z">
        <w:r>
          <w:delText xml:space="preserve"> </w:delText>
        </w:r>
      </w:del>
      <w:del w:id="27" w:author="PR Preview" w:date="2026-01-01T00:00:00Z">
        <w:r>
          <w:delText xml:space="preserve">with no unknown coefficient to estimate.</w:delText>
        </w:r>
      </w:del>
    </w:p>
    <w:p>
      <w:pPr>
        <w:pStyle w:val="BodyText"/>
      </w:pPr>
      <w:ins w:id="28" w:author="PR Preview" w:date="2026-01-01T00:00:00Z">
        <w:r>
          <w:rPr>
            <w:b/>
            <w:bCs/>
          </w:rPr>
          <w:t xml:space="preserve">Definition 5 (Offset)</w:t>
        </w:r>
      </w:ins>
      <w:ins w:id="29" w:author="PR Preview" w:date="2026-01-01T00:00:00Z">
        <w:r>
          <w:t xml:space="preserve"> </w:t>
        </w:r>
      </w:ins>
      <w:ins w:id="30" w:author="PR Preview" w:date="2026-01-01T00:00:00Z">
        <w:r>
          <w:t xml:space="preserve">In a model whose linear component contains a term with no unknown coefficient,</w:t>
        </w:r>
      </w:ins>
      <w:ins w:id="31" w:author="PR Preview" w:date="2026-01-01T00:00:00Z">
        <w:r>
          <w:t xml:space="preserve"> </w:t>
        </w:r>
      </w:ins>
      <w:ins w:id="32" w:author="PR Preview" w:date="2026-01-01T00:00:00Z">
        <w:r>
          <w:t xml:space="preserve">that term is called an</w:t>
        </w:r>
      </w:ins>
      <w:ins w:id="33" w:author="PR Preview" w:date="2026-01-01T00:00:00Z">
        <w:r>
          <w:t xml:space="preserve"> </w:t>
        </w:r>
      </w:ins>
      <w:ins w:id="34" w:author="PR Preview" w:date="2026-01-01T00:00:00Z">
        <w:r>
          <w:rPr>
            <w:b/>
            <w:bCs/>
          </w:rPr>
          <w:t xml:space="preserve">offset</w:t>
        </w:r>
      </w:ins>
      <w:ins w:id="35" w:author="PR Preview" w:date="2026-01-01T00:00:00Z">
        <w:r>
          <w:t xml:space="preserve">:</w:t>
        </w:r>
      </w:ins>
      <w:ins w:id="36" w:author="PR Preview" w:date="2026-01-01T00:00:00Z">
        <w:r>
          <w:t xml:space="preserve"> </w:t>
        </w:r>
      </w:ins>
      <w:ins w:id="37" w:author="PR Preview" w:date="2026-01-01T00:00:00Z">
        <w:r>
          <w:t xml:space="preserve">it shifts the linear component by a known amount.</w:t>
        </w:r>
      </w:ins>
      <w:ins w:id="38" w:author="PR Preview" w:date="2026-01-01T00:00:00Z">
        <w:r>
          <w:t xml:space="preserve"> </w:t>
        </w:r>
      </w:ins>
      <w:ins w:id="39" w:author="PR Preview" w:date="2026-01-01T00:00:00Z">
        <w:r>
          <w:t xml:space="preserve">In a count model with exposure magnitude</w:t>
        </w:r>
      </w:ins>
      <w:ins w:id="40" w:author="PR Preview" w:date="2026-01-01T00:00:00Z">
        <w:r>
          <w:t xml:space="preserve"> </w:t>
        </w:r>
      </w:ins>
      <m:oMath>
        <m:r>
          <m:t>t</m:t>
        </m:r>
      </m:oMath>
      <w:ins w:id="41" w:author="PR Preview" w:date="2026-01-01T00:00:00Z">
        <w:r>
          <w:t xml:space="preserve">,</w:t>
        </w:r>
      </w:ins>
      <w:ins w:id="42" w:author="PR Preview" w:date="2026-01-01T00:00:00Z">
        <w:r>
          <w:t xml:space="preserve"> </w:t>
        </w:r>
      </w:ins>
      <w:ins w:id="43" w:author="PR Preview" w:date="2026-01-01T00:00:00Z">
        <w:r>
          <w:t xml:space="preserve">the offset is the known term</w:t>
        </w:r>
      </w:ins>
      <w:ins w:id="44" w:author="PR Preview" w:date="2026-01-01T00:00:00Z">
        <w:r>
          <w:t xml:space="preserve"> </w:t>
        </w:r>
      </w:ins>
      <m:oMath>
        <m:r>
          <m:rPr>
            <m:sty m:val="p"/>
          </m:rPr>
          <m:t>log</m:t>
        </m:r>
        <m:r>
          <m:t>t</m:t>
        </m:r>
      </m:oMath>
      <w:ins w:id="45" w:author="PR Preview" w:date="2026-01-01T00:00:00Z">
        <w:r>
          <w:t xml:space="preserve"> </w:t>
        </w:r>
      </w:ins>
      <w:ins w:id="46" w:author="PR Preview" w:date="2026-01-01T00:00:00Z">
        <w:r>
          <w:t xml:space="preserve">in the log-scale decomposition of the</w:t>
        </w:r>
      </w:ins>
      <w:ins w:id="47" w:author="PR Preview" w:date="2026-01-01T00:00:00Z">
        <w:r>
          <w:t xml:space="preserve"> </w:t>
        </w:r>
      </w:ins>
      <w:hyperlink r:id="rId72">
        <w:ins w:id="48" w:author="PR Preview" w:date="2026-01-01T00:00:00Z">
          <w:r>
            <w:rPr>
              <w:rStyle w:val="Hyperlink"/>
            </w:rPr>
            <w:t xml:space="preserve">mean</w:t>
          </w:r>
        </w:ins>
      </w:hyperlink>
      <w:ins w:id="49" w:author="PR Preview" w:date="2026-01-01T00:00:00Z">
        <w:r>
          <w:t xml:space="preserve"> </w:t>
        </w:r>
      </w:ins>
      <w:ins w:id="50" w:author="PR Preview" w:date="2026-01-01T00:00:00Z">
        <w:r>
          <w:t xml:space="preserve">(</w:t>
        </w:r>
      </w:ins>
      <w:hyperlink w:anchor="thm-exposure-log-scale">
        <w:ins w:id="51" w:author="PR Preview" w:date="2026-01-01T00:00:00Z">
          <w:r>
            <w:rPr>
              <w:rStyle w:val="Hyperlink"/>
            </w:rPr>
            <w:t xml:space="preserve">8</w:t>
          </w:r>
        </w:ins>
      </w:hyperlink>
      <w:ins w:id="52" w:author="PR Preview" w:date="2026-01-01T00:00:00Z">
        <w:r>
          <w:t xml:space="preserve">),</w:t>
        </w:r>
      </w:ins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log</m:t>
          </m:r>
          <m:r>
            <m:t>μ</m:t>
          </m:r>
          <m:r>
            <m:rPr>
              <m:sty m:val="p"/>
            </m:rPr>
            <m:t>=</m:t>
          </m:r>
          <m:r>
            <m:rPr>
              <m:sty m:val="p"/>
            </m:rPr>
            <m:t>log</m:t>
          </m:r>
          <m:r>
            <m:t>λ</m:t>
          </m:r>
          <m:r>
            <m:rPr>
              <m:sty m:val="p"/>
            </m:rPr>
            <m:t>+</m:t>
          </m:r>
          <m:r>
            <m:rPr>
              <m:sty m:val="p"/>
            </m:rPr>
            <m:t>log</m:t>
          </m:r>
          <m:r>
            <m:t>t</m:t>
          </m:r>
          <m:r>
            <m:rPr>
              <m:sty m:val="p"/>
            </m:rPr>
            <m:t>.</m:t>
          </m:r>
        </m:oMath>
      </m:oMathPara>
    </w:p>
    <w:bookmarkEnd w:id="73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The offset needs no covariates:</w:t>
      </w:r>
      <w:r>
        <w:t xml:space="preserve"> </w:t>
      </w:r>
      <w:r>
        <w:t xml:space="preserve">with a single exposure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and an unknown rate</w:t>
      </w:r>
      <w:r>
        <w:t xml:space="preserve"> </w:t>
      </w:r>
      <m:oMath>
        <m:r>
          <m:t>λ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log</m:t>
        </m:r>
        <m:r>
          <m:t>t</m:t>
        </m:r>
      </m:oMath>
      <w:r>
        <w:t xml:space="preserve"> </w:t>
      </w:r>
      <w:r>
        <w:t xml:space="preserve">is already an offset.</w:t>
      </w:r>
      <w:r>
        <w:t xml:space="preserve"> </w:t>
      </w:r>
      <w:r>
        <w:t xml:space="preserve">Regression models for counts keep the same term</w:t>
      </w:r>
      <w:r>
        <w:t xml:space="preserve"> </w:t>
      </w:r>
      <w:r>
        <w:t xml:space="preserve">and add covariate terms beside it</w:t>
      </w:r>
      <w:r>
        <w:t xml:space="preserve"> </w:t>
      </w:r>
      <w:r>
        <w:t xml:space="preserve">(see</w:t>
      </w:r>
      <w:r>
        <w:t xml:space="preserve"> </w:t>
      </w:r>
      <w:hyperlink r:id="rId61">
        <w:r>
          <w:rPr>
            <w:rStyle w:val="Hyperlink"/>
          </w:rPr>
          <w:t xml:space="preserve">rme’s count-regression chapter</w:t>
        </w:r>
      </w:hyperlink>
      <w:r>
        <w:t xml:space="preserve">).</w:t>
      </w:r>
    </w:p>
    <w:bookmarkStart w:id="74" w:name="exm-offset"/>
    <w:p>
      <w:pPr>
        <w:pStyle w:val="BodyText"/>
      </w:pPr>
      <w:r>
        <w:rPr>
          <w:b/>
          <w:bCs/>
        </w:rPr>
        <w:t xml:space="preserve">Example 11 (The offset for a clinic’s event count)</w:t>
      </w:r>
      <w:r>
        <w:t xml:space="preserve"> </w:t>
      </w:r>
      <w:r>
        <w:t xml:space="preserve">In</w:t>
      </w:r>
      <w:r>
        <w:t xml:space="preserve"> </w:t>
      </w:r>
      <w:hyperlink w:anchor="exm-exposure-log-scale">
        <w:r>
          <w:rPr>
            <w:rStyle w:val="Hyperlink"/>
          </w:rPr>
          <w:t xml:space="preserve">Example 10</w:t>
        </w:r>
      </w:hyperlink>
      <w:r>
        <w:t xml:space="preserve">,</w:t>
      </w:r>
      <w:r>
        <w:t xml:space="preserve"> </w:t>
      </w:r>
      <w:r>
        <w:t xml:space="preserve">the clinic was observed for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30</m:t>
        </m:r>
      </m:oMath>
      <w:r>
        <w:t xml:space="preserve"> </w:t>
      </w:r>
      <w:r>
        <w:t xml:space="preserve">days,</w:t>
      </w:r>
      <w:r>
        <w:t xml:space="preserve"> </w:t>
      </w:r>
      <w:r>
        <w:t xml:space="preserve">so the offset is</w:t>
      </w:r>
      <w:r>
        <w:t xml:space="preserve"> </w:t>
      </w:r>
      <m:oMath>
        <m:r>
          <m:rPr>
            <m:sty m:val="p"/>
          </m:rPr>
          <m:t>log</m:t>
        </m:r>
        <m:r>
          <m:t>30</m:t>
        </m:r>
        <m:r>
          <m:rPr>
            <m:sty m:val="p"/>
          </m:rPr>
          <m:t>≈</m:t>
        </m:r>
        <m:r>
          <m:t>3.401</m:t>
        </m:r>
      </m:oMath>
      <w:r>
        <w:t xml:space="preserve">.</w:t>
      </w:r>
      <w:r>
        <w:t xml:space="preserve"> </w:t>
      </w:r>
      <w:r>
        <w:t xml:space="preserve">Only</w:t>
      </w:r>
      <w:r>
        <w:t xml:space="preserve"> </w:t>
      </w:r>
      <m:oMath>
        <m:r>
          <m:rPr>
            <m:sty m:val="p"/>
          </m:rPr>
          <m:t>log</m:t>
        </m:r>
        <m:r>
          <m:t>λ</m:t>
        </m:r>
      </m:oMath>
      <w:r>
        <w:t xml:space="preserve"> </w:t>
      </w:r>
      <w:r>
        <w:t xml:space="preserve">is unknown before the data are seen;</w:t>
      </w:r>
      <w:r>
        <w:t xml:space="preserve"> </w:t>
      </w:r>
      <w:r>
        <w:t xml:space="preserve">the offset is fixed by the length of observation.</w:t>
      </w:r>
      <w:r>
        <w:t xml:space="preserve"> </w:t>
      </w:r>
      <w:r>
        <w:t xml:space="preserve">A clinic observed for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60</m:t>
        </m:r>
      </m:oMath>
      <w:r>
        <w:t xml:space="preserve"> </w:t>
      </w:r>
      <w:r>
        <w:t xml:space="preserve">days has offset</w:t>
      </w:r>
      <w:r>
        <w:t xml:space="preserve"> </w:t>
      </w:r>
      <m:oMath>
        <m:r>
          <m:rPr>
            <m:sty m:val="p"/>
          </m:rPr>
          <m:t>log</m:t>
        </m:r>
        <m:r>
          <m:t>60</m:t>
        </m:r>
        <m:r>
          <m:rPr>
            <m:sty m:val="p"/>
          </m:rPr>
          <m:t>≈</m:t>
        </m:r>
        <m:r>
          <m:t>4.094</m:t>
        </m:r>
      </m:oMath>
      <w:r>
        <w:t xml:space="preserve">,</w:t>
      </w:r>
      <w:r>
        <w:t xml:space="preserve"> </w:t>
      </w:r>
      <w:r>
        <w:t xml:space="preserve">which raises</w:t>
      </w:r>
      <w:r>
        <w:t xml:space="preserve"> </w:t>
      </w:r>
      <m:oMath>
        <m:r>
          <m:rPr>
            <m:sty m:val="p"/>
          </m:rPr>
          <m:t>log</m:t>
        </m:r>
        <m:r>
          <m:t>μ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rPr>
            <m:sty m:val="p"/>
          </m:rPr>
          <m:t>log</m:t>
        </m:r>
        <m:r>
          <m:t>2</m:t>
        </m:r>
        <m:r>
          <m:rPr>
            <m:sty m:val="p"/>
          </m:rPr>
          <m:t>≈</m:t>
        </m:r>
        <m:r>
          <m:t>0.693</m:t>
        </m:r>
      </m:oMath>
      <w:r>
        <w:t xml:space="preserve"> </w:t>
      </w:r>
      <w:r>
        <w:t xml:space="preserve">at the same event rate.</w:t>
      </w:r>
    </w:p>
    <w:bookmarkEnd w:id="74"/>
    <w:bookmarkStart w:id="75" w:name="thm-sum-pois"/>
    <w:p>
      <w:pPr>
        <w:pStyle w:val="BodyText"/>
      </w:pPr>
      <w:r>
        <w:rPr>
          <w:b/>
          <w:bCs/>
        </w:rPr>
        <w:t xml:space="preserve">Theorem 9 (Sum of independent Poisson random variables)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are</w:t>
      </w:r>
      <w:r>
        <w:t xml:space="preserve"> </w:t>
      </w:r>
      <w:hyperlink r:id="rId23">
        <w:r>
          <w:rPr>
            <w:rStyle w:val="Hyperlink"/>
          </w:rPr>
          <w:t xml:space="preserve">independent</w:t>
        </w:r>
      </w:hyperlink>
      <w:r>
        <w:t xml:space="preserve"> </w:t>
      </w:r>
      <w:r>
        <w:t xml:space="preserve">Poisson random variables with means</w:t>
      </w:r>
      <w:r>
        <w:t xml:space="preserve"> </w:t>
      </w:r>
      <m:oMath>
        <m:sSub>
          <m:e>
            <m:r>
              <m:t>μ</m:t>
            </m:r>
          </m:e>
          <m:sub>
            <m:r>
              <m:t>X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μ</m:t>
            </m:r>
          </m:e>
          <m:sub>
            <m:r>
              <m:t>Y</m:t>
            </m:r>
          </m:sub>
        </m:sSub>
      </m:oMath>
      <w:r>
        <w:t xml:space="preserve">, their sum,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+</m:t>
        </m:r>
        <m:r>
          <m:t>Y</m:t>
        </m:r>
      </m:oMath>
      <w:r>
        <w:t xml:space="preserve">, is also a Poisson random variable, with mean</w:t>
      </w:r>
      <w:r>
        <w:t xml:space="preserve"> </w:t>
      </w:r>
      <m:oMath>
        <m:sSub>
          <m:e>
            <m:r>
              <m:t>μ</m:t>
            </m:r>
          </m:e>
          <m:sub>
            <m:r>
              <m:t>Z</m:t>
            </m:r>
          </m:sub>
        </m:sSub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X</m:t>
            </m:r>
          </m:sub>
        </m:sSub>
        <m:r>
          <m:rPr>
            <m:sty m:val="p"/>
          </m:rPr>
          <m:t>+</m:t>
        </m:r>
        <m:sSub>
          <m:e>
            <m:r>
              <m:t>μ</m:t>
            </m:r>
          </m:e>
          <m:sub>
            <m:r>
              <m:t>Y</m:t>
            </m:r>
          </m:sub>
        </m:sSub>
      </m:oMath>
      <w:r>
        <w:t xml:space="preserve">.</w:t>
      </w:r>
    </w:p>
    <w:bookmarkEnd w:id="75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The event</w:t>
      </w:r>
      <w:r>
        <w:t xml:space="preserve"> </w:t>
      </w:r>
      <m:oMath>
        <m:r>
          <m:rPr>
            <m:sty m:val="p"/>
          </m:rPr>
          <m:t>{</m:t>
        </m:r>
        <m:r>
          <m:t>Z</m:t>
        </m:r>
        <m:r>
          <m:rPr>
            <m:sty m:val="p"/>
          </m:rPr>
          <m:t>=</m:t>
        </m:r>
        <m:r>
          <m:t>z</m:t>
        </m:r>
        <m:r>
          <m:rPr>
            <m:sty m:val="p"/>
          </m:rPr>
          <m:t>}</m:t>
        </m:r>
      </m:oMath>
      <w:r>
        <w:t xml:space="preserve"> </w:t>
      </w:r>
      <w:r>
        <w:t xml:space="preserve">is the disjoint union of the events</w:t>
      </w:r>
      <w:r>
        <w:t xml:space="preserve"> </w:t>
      </w:r>
      <m:oMath>
        <m:r>
          <m:rPr>
            <m:sty m:val="p"/>
          </m:rPr>
          <m:t>{</m:t>
        </m:r>
        <m:r>
          <m:t>X</m:t>
        </m:r>
        <m:r>
          <m:rPr>
            <m:sty m:val="p"/>
          </m:rPr>
          <m:t>=</m:t>
        </m:r>
        <m:r>
          <m:t>k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=</m:t>
        </m:r>
        <m:r>
          <m:t>z</m:t>
        </m:r>
        <m:r>
          <m:rPr>
            <m:sty m:val="p"/>
          </m:rPr>
          <m:t>−</m:t>
        </m:r>
        <m:r>
          <m:t>k</m:t>
        </m:r>
        <m:r>
          <m:rPr>
            <m:sty m:val="p"/>
          </m:rPr>
          <m:t>}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z</m:t>
        </m:r>
      </m:oMath>
      <w:r>
        <w:t xml:space="preserve"> </w:t>
      </w:r>
      <w:r>
        <w:t xml:space="preserve">(since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are non-negative integers),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Z</m:t>
              </m:r>
              <m:r>
                <m:rPr>
                  <m:sty m:val="p"/>
                </m:rPr>
                <m:t>=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z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k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z</m:t>
              </m:r>
              <m:r>
                <m:rPr>
                  <m:sty m:val="p"/>
                </m:rPr>
                <m:t>−</m:t>
              </m:r>
              <m:r>
                <m:t>k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countable additivity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z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k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z</m:t>
              </m:r>
              <m:r>
                <m:rPr>
                  <m:sty m:val="p"/>
                </m:rPr>
                <m:t>−</m:t>
              </m:r>
              <m:r>
                <m:t>k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independence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z</m:t>
                  </m:r>
                </m:sup>
                <m:e>
                  <m:f>
                    <m:fPr>
                      <m:type m:val="bar"/>
                    </m:fPr>
                    <m:num>
                      <m:sSubSup>
                        <m:e>
                          <m:r>
                            <m:t>μ</m:t>
                          </m:r>
                        </m:e>
                        <m:sub>
                          <m:r>
                            <m:t>X</m:t>
                          </m:r>
                        </m:sub>
                        <m:sup>
                          <m:r>
                            <m:t>k</m:t>
                          </m:r>
                        </m:sup>
                      </m:sSubSup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μ</m:t>
                              </m:r>
                            </m:e>
                            <m:sub>
                              <m:r>
                                <m:t>X</m:t>
                              </m:r>
                            </m:sub>
                          </m:sSub>
                        </m:sup>
                      </m:sSup>
                    </m:num>
                    <m:den>
                      <m:r>
                        <m:t>k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nary>
              <m:f>
                <m:fPr>
                  <m:type m:val="bar"/>
                </m:fPr>
                <m:num>
                  <m:sSubSup>
                    <m:e>
                      <m:r>
                        <m:t>μ</m:t>
                      </m:r>
                    </m:e>
                    <m:sub>
                      <m:r>
                        <m:t>Y</m:t>
                      </m:r>
                    </m:sub>
                    <m:sup>
                      <m:r>
                        <m:t>z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k</m:t>
                      </m:r>
                    </m:sup>
                  </m:sSubSup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Y</m:t>
                          </m:r>
                        </m:sub>
                      </m:sSub>
                    </m:sup>
                  </m:sSup>
                </m:num>
                <m:den>
                  <m:r>
                    <m:rPr>
                      <m:sty m:val="p"/>
                    </m:rPr>
                    <m:t>(</m:t>
                  </m:r>
                  <m:r>
                    <m:t>z</m:t>
                  </m:r>
                  <m:r>
                    <m:rPr>
                      <m:sty m:val="p"/>
                    </m:rPr>
                    <m:t>−</m:t>
                  </m:r>
                  <m:r>
                    <m:t>k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substitute Poisson PMFs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X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Y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z</m:t>
                  </m:r>
                </m:sup>
                <m:e>
                  <m:f>
                    <m:fPr>
                      <m:type m:val="bar"/>
                    </m:fPr>
                    <m:num>
                      <m:sSubSup>
                        <m:e>
                          <m:r>
                            <m:t>μ</m:t>
                          </m:r>
                        </m:e>
                        <m:sub>
                          <m:r>
                            <m:t>X</m:t>
                          </m:r>
                        </m:sub>
                        <m:sup>
                          <m:r>
                            <m:t>k</m:t>
                          </m:r>
                        </m:sup>
                      </m:sSubSup>
                      <m:sSubSup>
                        <m:e>
                          <m:r>
                            <m:t>μ</m:t>
                          </m:r>
                        </m:e>
                        <m:sub>
                          <m:r>
                            <m:t>Y</m:t>
                          </m:r>
                        </m:sub>
                        <m:sup>
                          <m:r>
                            <m:t>z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k</m:t>
                          </m:r>
                        </m:sup>
                      </m:sSubSup>
                    </m:num>
                    <m:den>
                      <m:r>
                        <m:t>k</m:t>
                      </m:r>
                      <m:r>
                        <m:rPr>
                          <m:sty m:val="p"/>
                        </m:rPr>
                        <m:t>!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z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k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factor out 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X</m:t>
                      </m:r>
                    </m:sub>
                  </m:sSub>
                </m:sup>
              </m:sSup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Y</m:t>
                      </m:r>
                    </m:sub>
                  </m:sSub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  <m:r>
                        <m:rPr>
                          <m:sty m:val="p"/>
                        </m:rPr>
                        <m:t>+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Y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num>
                <m:den>
                  <m:r>
                    <m:t>z</m:t>
                  </m:r>
                  <m:r>
                    <m:rPr>
                      <m:sty m:val="p"/>
                    </m:rPr>
                    <m:t>!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z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z</m:t>
                      </m:r>
                      <m:r>
                        <m:rPr>
                          <m:sty m:val="p"/>
                        </m:rPr>
                        <m:t>!</m:t>
                      </m:r>
                    </m:num>
                    <m:den>
                      <m:r>
                        <m:t>k</m:t>
                      </m:r>
                      <m:r>
                        <m:rPr>
                          <m:sty m:val="p"/>
                        </m:rPr>
                        <m:t>!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z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k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nary>
              <m:sSubSup>
                <m:e>
                  <m:r>
                    <m:t>μ</m:t>
                  </m:r>
                </m:e>
                <m:sub>
                  <m:r>
                    <m:t>X</m:t>
                  </m:r>
                </m:sub>
                <m:sup>
                  <m:r>
                    <m:t>k</m:t>
                  </m:r>
                </m:sup>
              </m:sSubSup>
              <m:sSubSup>
                <m:e>
                  <m:r>
                    <m:t>μ</m:t>
                  </m:r>
                </m:e>
                <m:sub>
                  <m:r>
                    <m:t>Y</m:t>
                  </m:r>
                </m:sub>
                <m:sup>
                  <m:r>
                    <m:t>z</m:t>
                  </m:r>
                  <m:r>
                    <m:rPr>
                      <m:sty m:val="p"/>
                    </m:rPr>
                    <m:t>−</m:t>
                  </m:r>
                  <m:r>
                    <m:t>k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multiply and divide by </m:t>
              </m:r>
              <m:r>
                <m:t>z</m:t>
              </m:r>
              <m:r>
                <m:rPr>
                  <m:sty m:val="p"/>
                </m:rPr>
                <m:t>!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  <m:r>
                        <m:rPr>
                          <m:sty m:val="p"/>
                        </m:rPr>
                        <m:t>+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Y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num>
                <m:den>
                  <m:r>
                    <m:t>z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(</m:t>
              </m:r>
              <m:sSub>
                <m:e>
                  <m:r>
                    <m:t>μ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μ</m:t>
                  </m:r>
                </m:e>
                <m:sub>
                  <m:r>
                    <m:t>Y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z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binomial theorem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This probability expression matches the PMF of a</w:t>
      </w:r>
      <w:r>
        <w:t xml:space="preserve"> </w:t>
      </w:r>
      <m:oMath>
        <m:r>
          <m:rPr>
            <m:sty m:val="p"/>
          </m:rPr>
          <m:t>Pois</m:t>
        </m:r>
        <m:r>
          <m:rPr>
            <m:sty m:val="p"/>
          </m:rPr>
          <m:t>(</m:t>
        </m:r>
        <m:sSub>
          <m:e>
            <m:r>
              <m:t>μ</m:t>
            </m:r>
          </m:e>
          <m:sub>
            <m:r>
              <m:t>X</m:t>
            </m:r>
          </m:sub>
        </m:sSub>
        <m:r>
          <m:rPr>
            <m:sty m:val="p"/>
          </m:rPr>
          <m:t>+</m:t>
        </m:r>
        <m:sSub>
          <m:e>
            <m:r>
              <m:t>μ</m:t>
            </m:r>
          </m:e>
          <m:sub>
            <m:r>
              <m:t>Y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random variable</w:t>
      </w:r>
      <w:r>
        <w:t xml:space="preserve"> </w:t>
      </w:r>
      <w:r>
        <w:t xml:space="preserve">(see also</w:t>
      </w:r>
      <w:r>
        <w:t xml:space="preserve"> </w:t>
      </w:r>
      <w:hyperlink r:id="rId76">
        <w:r>
          <w:rPr>
            <w:rStyle w:val="Hyperlink"/>
          </w:rPr>
          <w:t xml:space="preserve">https://web.stanford.edu/class/archive/cs/cs109/cs109.1206/lectureNotes/LN12_independent_rvs.pdf</w:t>
        </w:r>
      </w:hyperlink>
      <w:r>
        <w:t xml:space="preserve">, Example 3).</w:t>
      </w:r>
    </w:p>
    <w:bookmarkStart w:id="77" w:name="exm-sum-pois"/>
    <w:p>
      <w:pPr>
        <w:pStyle w:val="BodyText"/>
      </w:pPr>
      <w:r>
        <w:rPr>
          <w:b/>
          <w:bCs/>
        </w:rPr>
        <w:t xml:space="preserve">Example 12 (Aggregating independent region counts)</w:t>
      </w:r>
      <w:r>
        <w:t xml:space="preserve"> </w:t>
      </w:r>
      <w:r>
        <w:t xml:space="preserve">Suppose Region A records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Pois</m:t>
        </m:r>
        <m:r>
          <m:rPr>
            <m:sty m:val="p"/>
          </m:rPr>
          <m:t>(</m:t>
        </m:r>
        <m:sSub>
          <m:e>
            <m:r>
              <m:t>μ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t>12</m:t>
        </m:r>
        <m:r>
          <m:rPr>
            <m:sty m:val="p"/>
          </m:rPr>
          <m:t>)</m:t>
        </m:r>
      </m:oMath>
      <w:r>
        <w:t xml:space="preserve"> </w:t>
      </w:r>
      <w:r>
        <w:t xml:space="preserve">cases</w:t>
      </w:r>
      <w:r>
        <w:t xml:space="preserve"> </w:t>
      </w:r>
      <w:r>
        <w:t xml:space="preserve">and Region B records</w:t>
      </w:r>
      <w:r>
        <w:t xml:space="preserve"> </w:t>
      </w:r>
      <m:oMath>
        <m:r>
          <m:t>Y</m:t>
        </m:r>
        <m:r>
          <m:rPr>
            <m:sty m:val="p"/>
          </m:rPr>
          <m:t>∼</m:t>
        </m:r>
        <m:r>
          <m:rPr>
            <m:sty m:val="p"/>
          </m:rPr>
          <m:t>Pois</m:t>
        </m:r>
        <m:r>
          <m:rPr>
            <m:sty m:val="p"/>
          </m:rPr>
          <m:t>(</m:t>
        </m:r>
        <m:sSub>
          <m:e>
            <m:r>
              <m:t>μ</m:t>
            </m:r>
          </m:e>
          <m:sub>
            <m:r>
              <m:t>Y</m:t>
            </m:r>
          </m:sub>
        </m:sSub>
        <m:r>
          <m:rPr>
            <m:sty m:val="p"/>
          </m:rPr>
          <m:t>=</m:t>
        </m:r>
        <m:r>
          <m:t>18</m:t>
        </m:r>
        <m:r>
          <m:rPr>
            <m:sty m:val="p"/>
          </m:rPr>
          <m:t>)</m:t>
        </m:r>
      </m:oMath>
      <w:r>
        <w:t xml:space="preserve"> </w:t>
      </w:r>
      <w:r>
        <w:t xml:space="preserve">cases independently.</w:t>
      </w:r>
      <w:r>
        <w:t xml:space="preserve"> </w:t>
      </w:r>
      <w:r>
        <w:t xml:space="preserve">By</w:t>
      </w:r>
      <w:r>
        <w:t xml:space="preserve"> </w:t>
      </w:r>
      <w:hyperlink w:anchor="thm-sum-pois">
        <w:r>
          <w:rPr>
            <w:rStyle w:val="Hyperlink"/>
          </w:rPr>
          <w:t xml:space="preserve">Theorem 9</w:t>
        </w:r>
      </w:hyperlink>
      <w:r>
        <w:t xml:space="preserve">, the combined total count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+</m:t>
        </m:r>
        <m:r>
          <m:t>Y</m:t>
        </m:r>
      </m:oMath>
      <w:r>
        <w:t xml:space="preserve"> </w:t>
      </w:r>
      <w:r>
        <w:t xml:space="preserve">follows a Poisson distribution: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Z</m:t>
              </m:r>
              <m:r>
                <m:t>&amp;</m:t>
              </m:r>
              <m:r>
                <m:rPr>
                  <m:sty m:val="p"/>
                </m:rPr>
                <m:t>∼</m:t>
              </m:r>
              <m:r>
                <m:rPr>
                  <m:sty m:val="p"/>
                </m:rPr>
                <m:t>Pois</m:t>
              </m:r>
              <m:r>
                <m:rPr>
                  <m:sty m:val="p"/>
                </m:rPr>
                <m:t>(</m:t>
              </m:r>
              <m:sSub>
                <m:e>
                  <m:r>
                    <m:t>μ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μ</m:t>
                  </m:r>
                </m:e>
                <m:sub>
                  <m:r>
                    <m:t>Y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sum of independent Poissons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Pois</m:t>
              </m:r>
              <m:r>
                <m:rPr>
                  <m:sty m:val="p"/>
                </m:rPr>
                <m:t>(</m:t>
              </m:r>
              <m:r>
                <m:t>12</m:t>
              </m:r>
              <m:r>
                <m:rPr>
                  <m:sty m:val="p"/>
                </m:rPr>
                <m:t>+</m:t>
              </m:r>
              <m:r>
                <m:t>18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substitute region means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Pois</m:t>
              </m:r>
              <m:r>
                <m:rPr>
                  <m:sty m:val="p"/>
                </m:rPr>
                <m:t>(</m:t>
              </m:r>
              <m:r>
                <m:t>30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evaluate sum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bookmarkEnd w:id="77"/>
    <w:bookmarkEnd w:id="78"/>
    <w:bookmarkStart w:id="85" w:name="sec-nb-dist"/>
    <w:p>
      <w:pPr>
        <w:pStyle w:val="Heading2"/>
      </w:pPr>
      <w:r>
        <w:t xml:space="preserve">4 The Negative-Binomial distribution</w:t>
      </w:r>
    </w:p>
    <w:bookmarkStart w:id="79" w:name="def-nb"/>
    <w:p>
      <w:pPr>
        <w:pStyle w:val="FirstParagraph"/>
      </w:pPr>
      <w:r>
        <w:rPr>
          <w:b/>
          <w:bCs/>
        </w:rPr>
        <w:t xml:space="preserve">Definition 6 (Negative binomial distribution)</w:t>
      </w:r>
      <w:r>
        <w:t xml:space="preserve"> </w:t>
      </w:r>
      <w:r>
        <w:t xml:space="preserve">A random variable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has the</w:t>
      </w:r>
      <w:r>
        <w:t xml:space="preserve"> </w:t>
      </w:r>
      <w:r>
        <w:rPr>
          <w:b/>
          <w:bCs/>
        </w:rPr>
        <w:t xml:space="preserve">negative binomial distribution</w:t>
      </w:r>
      <w:r>
        <w:t xml:space="preserve"> </w:t>
      </w:r>
      <w:r>
        <w:t xml:space="preserve">with mean</w:t>
      </w:r>
      <w:r>
        <w:t xml:space="preserve"> </w:t>
      </w:r>
      <m:oMath>
        <m:r>
          <m:t>μ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 overdispersion parameter</w:t>
      </w:r>
      <w:r>
        <w:t xml:space="preserve"> </w:t>
      </w:r>
      <m:oMath>
        <m:r>
          <m:t>ρ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t>Y</m:t>
        </m:r>
        <m:r>
          <m:rPr>
            <m:sty m:val="p"/>
          </m:rPr>
          <m:t>∼</m:t>
        </m:r>
        <m:r>
          <m:rPr>
            <m:sty m:val="p"/>
          </m:rPr>
          <m:t>NegBin</m:t>
        </m:r>
        <m:r>
          <m:rPr>
            <m:sty m:val="p"/>
          </m:rPr>
          <m:t>(</m:t>
        </m:r>
        <m:r>
          <m:t>μ</m:t>
        </m:r>
        <m:r>
          <m:rPr>
            <m:sty m:val="p"/>
          </m:rPr>
          <m:t>,</m:t>
        </m:r>
        <m:r>
          <m:t>ρ</m:t>
        </m:r>
        <m:r>
          <m:rPr>
            <m:sty m:val="p"/>
          </m:rPr>
          <m:t>)</m:t>
        </m:r>
      </m:oMath>
      <w:r>
        <w:t xml:space="preserve"> </w:t>
      </w:r>
      <w:r>
        <w:t xml:space="preserve">[4]</w:t>
      </w:r>
      <w:r>
        <w:t xml:space="preserve">,</w:t>
      </w:r>
      <w:r>
        <w:t xml:space="preserve"> </w:t>
      </w:r>
      <w:r>
        <w:t xml:space="preserve">if, for</w:t>
      </w:r>
      <w:r>
        <w:t xml:space="preserve"> </w:t>
      </w:r>
      <m:oMath>
        <m:r>
          <m:t>y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</m:e>
        </m:d>
        <m:r>
          <m:t>​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=</m:t>
          </m:r>
          <m:r>
            <m:t>y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sSup>
                <m:e>
                  <m:r>
                    <m:t>μ</m:t>
                  </m:r>
                </m:e>
                <m:sup>
                  <m:r>
                    <m:t>y</m:t>
                  </m:r>
                </m:sup>
              </m:sSup>
            </m:num>
            <m:den>
              <m:r>
                <m:t>y</m:t>
              </m:r>
              <m:r>
                <m:rPr>
                  <m:sty m:val="p"/>
                </m:rPr>
                <m:t>!</m:t>
              </m:r>
            </m:den>
          </m:f>
          <m:r>
            <m:rPr>
              <m:sty m:val="p"/>
            </m:rPr>
            <m:t>⋅</m:t>
          </m:r>
          <m:f>
            <m:fPr>
              <m:type m:val="bar"/>
            </m:fPr>
            <m:num>
              <m:r>
                <m:rPr>
                  <m:sty m:val="p"/>
                </m:rPr>
                <m:t>Γ</m:t>
              </m:r>
              <m:r>
                <m:rPr>
                  <m:sty m:val="p"/>
                </m:rPr>
                <m:t>(</m:t>
              </m:r>
              <m:r>
                <m:t>ρ</m:t>
              </m:r>
              <m:r>
                <m:rPr>
                  <m:sty m:val="p"/>
                </m:rPr>
                <m:t>+</m:t>
              </m:r>
              <m:r>
                <m:t>y</m:t>
              </m:r>
              <m:r>
                <m:rPr>
                  <m:sty m:val="p"/>
                </m:rPr>
                <m:t>)</m:t>
              </m:r>
            </m:num>
            <m:den>
              <m:r>
                <m:rPr>
                  <m:sty m:val="p"/>
                </m:rPr>
                <m:t>Γ</m:t>
              </m:r>
              <m:r>
                <m:rPr>
                  <m:sty m:val="p"/>
                </m:rPr>
                <m:t>(</m:t>
              </m:r>
              <m:r>
                <m:t>ρ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ρ</m:t>
              </m:r>
              <m:r>
                <m:rPr>
                  <m:sty m:val="p"/>
                </m:rPr>
                <m:t>+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y</m:t>
                  </m:r>
                </m:sup>
              </m:sSup>
            </m:den>
          </m:f>
          <m:r>
            <m:rPr>
              <m:sty m:val="p"/>
            </m:rPr>
            <m:t>⋅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1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μ</m:t>
                  </m:r>
                </m:num>
                <m:den>
                  <m:r>
                    <m:t>ρ</m:t>
                  </m:r>
                </m:den>
              </m:f>
            </m:e>
          </m:d>
          <m:sSup>
            <m:e>
              <m:r>
                <m:t>​</m:t>
              </m:r>
            </m:e>
            <m:sup>
              <m:r>
                <m:rPr>
                  <m:sty m:val="p"/>
                </m:rPr>
                <m:t>−</m:t>
              </m:r>
              <m:r>
                <m:t>ρ</m:t>
              </m:r>
            </m:sup>
          </m:sSup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rPr>
            <m:sty m:val="p"/>
          </m:rPr>
          <m:t>Γ</m:t>
        </m:r>
      </m:oMath>
      <w:r>
        <w:t xml:space="preserve"> </w:t>
      </w:r>
      <w:r>
        <w:t xml:space="preserve">is the gamma function,</w:t>
      </w:r>
      <w:r>
        <w:t xml:space="preserve"> </w:t>
      </w:r>
      <w:r>
        <w:t xml:space="preserve">which satisfies</w:t>
      </w:r>
      <w:r>
        <w:t xml:space="preserve"> </w:t>
      </w:r>
      <m:oMath>
        <m:r>
          <m:rPr>
            <m:sty m:val="p"/>
          </m:rPr>
          <m:t>Γ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!</m:t>
        </m:r>
      </m:oMath>
      <w:r>
        <w:t xml:space="preserve"> </w:t>
      </w:r>
      <w:r>
        <w:t xml:space="preserve">for positive integers</w:t>
      </w:r>
      <w:r>
        <w:t xml:space="preserve"> </w:t>
      </w:r>
      <m:oMath>
        <m:r>
          <m:t>x</m:t>
        </m:r>
      </m:oMath>
      <w:r>
        <w:t xml:space="preserve">.</w:t>
      </w:r>
    </w:p>
    <w:bookmarkEnd w:id="79"/>
    <w:bookmarkStart w:id="80" w:name="thm-nb-poisson-limit"/>
    <w:p>
      <w:pPr>
        <w:pStyle w:val="BodyText"/>
      </w:pPr>
      <w:r>
        <w:rPr>
          <w:b/>
          <w:bCs/>
        </w:rPr>
        <w:t xml:space="preserve">Theorem 10 (The negative binomial converges to the Poisson)</w:t>
      </w:r>
      <w:r>
        <w:t xml:space="preserve"> </w:t>
      </w:r>
      <w:r>
        <w:t xml:space="preserve">Let the population</w:t>
      </w:r>
      <w:r>
        <w:t xml:space="preserve"> </w:t>
      </w:r>
      <w:hyperlink r:id="rId72">
        <w:r>
          <w:rPr>
            <w:rStyle w:val="Hyperlink"/>
          </w:rPr>
          <w:t xml:space="preserve">mean</w:t>
        </w:r>
      </w:hyperlink>
      <w:r>
        <w:t xml:space="preserve"> </w:t>
      </w:r>
      <w:r>
        <w:t xml:space="preserve">be</w:t>
      </w:r>
      <w:r>
        <w:t xml:space="preserve"> </w:t>
      </w:r>
      <m:oMath>
        <m:r>
          <m:t>μ</m:t>
        </m:r>
        <m:r>
          <m:rPr>
            <m:sty m:val="p"/>
          </m:rPr>
          <m:t>&gt;</m:t>
        </m:r>
        <m:r>
          <m:t>0</m:t>
        </m:r>
      </m:oMath>
      <w:r>
        <w:t xml:space="preserve">, and let</w:t>
      </w:r>
      <w:r>
        <w:t xml:space="preserve"> </w:t>
      </w:r>
      <m:oMath>
        <m:sSub>
          <m:e>
            <m:r>
              <m:t>Y</m:t>
            </m:r>
          </m:e>
          <m:sub>
            <m:r>
              <m:t>ρ</m:t>
            </m:r>
          </m:sub>
        </m:sSub>
        <m:r>
          <m:rPr>
            <m:sty m:val="p"/>
          </m:rPr>
          <m:t>∼</m:t>
        </m:r>
        <m:r>
          <m:rPr>
            <m:sty m:val="p"/>
          </m:rPr>
          <m:t>NegBin</m:t>
        </m:r>
        <m:r>
          <m:rPr>
            <m:sty m:val="p"/>
          </m:rPr>
          <m:t>(</m:t>
        </m:r>
        <m:r>
          <m:t>μ</m:t>
        </m:r>
        <m:r>
          <m:rPr>
            <m:sty m:val="p"/>
          </m:rPr>
          <m:t>,</m:t>
        </m:r>
        <m:r>
          <m:t>ρ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Then for each</w:t>
      </w:r>
      <w:r>
        <w:t xml:space="preserve"> </w:t>
      </w:r>
      <m:oMath>
        <m:r>
          <m:t>y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as</w:t>
      </w:r>
      <w:r>
        <w:t xml:space="preserve"> </w:t>
      </w:r>
      <m:oMath>
        <m:r>
          <m:t>ρ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the negative binomial PMF converges to the</w:t>
      </w:r>
      <w:r>
        <w:t xml:space="preserve"> </w:t>
      </w:r>
      <w:hyperlink w:anchor="def-poisson">
        <w:r>
          <w:rPr>
            <w:rStyle w:val="Hyperlink"/>
          </w:rPr>
          <w:t xml:space="preserve">Poisson</w:t>
        </w:r>
      </w:hyperlink>
      <w:r>
        <w:t xml:space="preserve"> </w:t>
      </w:r>
      <w:r>
        <w:t xml:space="preserve">PMF (</w:t>
      </w:r>
      <w:hyperlink w:anchor="eq-pois-pmf">
        <w:r>
          <w:rPr>
            <w:rStyle w:val="Hyperlink"/>
          </w:rPr>
          <w:t xml:space="preserve">Equation 2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r>
                <m:rPr>
                  <m:sty m:val="p"/>
                </m:rPr>
                <m:t>lim</m:t>
              </m:r>
            </m:e>
            <m:lim>
              <m:r>
                <m:t>ρ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∞</m:t>
              </m:r>
            </m:lim>
          </m:limLow>
          <m:r>
            <m:rPr>
              <m:sty m:val="p"/>
            </m:rPr>
            <m:t>P</m:t>
          </m:r>
          <m:r>
            <m:rPr>
              <m:sty m:val="p"/>
            </m:rPr>
            <m:t>(</m:t>
          </m:r>
          <m:sSub>
            <m:e>
              <m:r>
                <m:t>Y</m:t>
              </m:r>
            </m:e>
            <m:sub>
              <m:r>
                <m:t>ρ</m:t>
              </m:r>
            </m:sub>
          </m:sSub>
          <m:r>
            <m:rPr>
              <m:sty m:val="p"/>
            </m:rPr>
            <m:t>=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sSup>
                <m:e>
                  <m:r>
                    <m:t>μ</m:t>
                  </m:r>
                </m:e>
                <m:sup>
                  <m:r>
                    <m:t>y</m:t>
                  </m:r>
                </m:sup>
              </m:sSup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</m:sup>
              </m:sSup>
            </m:num>
            <m:den>
              <m:r>
                <m:t>y</m:t>
              </m:r>
              <m:r>
                <m:rPr>
                  <m:sty m:val="p"/>
                </m:rPr>
                <m:t>!</m:t>
              </m:r>
            </m:den>
          </m:f>
        </m:oMath>
      </m:oMathPara>
    </w:p>
    <w:bookmarkEnd w:id="8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Choose a value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Y</m:t>
            </m:r>
          </m:e>
          <m:sub>
            <m:r>
              <m:t>ρ</m:t>
            </m:r>
          </m:sub>
        </m:sSub>
      </m:oMath>
      <w:r>
        <w:t xml:space="preserve">.</w:t>
      </w:r>
      <w:r>
        <w:t xml:space="preserve"> </w:t>
      </w:r>
      <w:r>
        <w:t xml:space="preserve">In</w:t>
      </w:r>
      <w:r>
        <w:t xml:space="preserve"> </w:t>
      </w:r>
      <w:hyperlink w:anchor="def-nb">
        <w:r>
          <w:rPr>
            <w:rStyle w:val="Hyperlink"/>
          </w:rPr>
          <w:t xml:space="preserve">Definition 6</w:t>
        </w:r>
      </w:hyperlink>
      <w:r>
        <w:t xml:space="preserve">, the first factor</w:t>
      </w:r>
      <w:r>
        <w:t xml:space="preserve"> </w:t>
      </w:r>
      <m:oMath>
        <m:sSup>
          <m:e>
            <m:r>
              <m:t>μ</m:t>
            </m:r>
          </m:e>
          <m:sup>
            <m:r>
              <m:t>y</m:t>
            </m:r>
          </m:sup>
        </m:sSup>
        <m:r>
          <m:rPr>
            <m:sty m:val="p"/>
          </m:rPr>
          <m:t>/</m:t>
        </m:r>
        <m:r>
          <m:t>y</m:t>
        </m:r>
        <m:r>
          <m:rPr>
            <m:sty m:val="p"/>
          </m:rPr>
          <m:t>!</m:t>
        </m:r>
      </m:oMath>
      <w:r>
        <w:t xml:space="preserve"> </w:t>
      </w:r>
      <w:r>
        <w:t xml:space="preserve">does not depend on</w:t>
      </w:r>
      <w:r>
        <w:t xml:space="preserve"> </w:t>
      </w:r>
      <m:oMath>
        <m:r>
          <m:t>ρ</m:t>
        </m:r>
      </m:oMath>
      <w:r>
        <w:t xml:space="preserve">.</w:t>
      </w:r>
      <w:r>
        <w:t xml:space="preserve"> </w:t>
      </w:r>
      <w:r>
        <w:t xml:space="preserve">For the second factor,</w:t>
      </w:r>
      <w:r>
        <w:t xml:space="preserve"> </w:t>
      </w:r>
      <m:oMath>
        <m:r>
          <m:rPr>
            <m:sty m:val="p"/>
          </m:rPr>
          <m:t>Γ</m:t>
        </m:r>
        <m:r>
          <m:rPr>
            <m:sty m:val="p"/>
          </m:rPr>
          <m:t>(</m:t>
        </m:r>
        <m:r>
          <m:t>ρ</m:t>
        </m:r>
        <m:r>
          <m:rPr>
            <m:sty m:val="p"/>
          </m:rPr>
          <m:t>+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Γ</m:t>
        </m:r>
        <m:r>
          <m:rPr>
            <m:sty m:val="p"/>
          </m:rPr>
          <m:t>(</m:t>
        </m:r>
        <m:r>
          <m:t>ρ</m:t>
        </m:r>
        <m:r>
          <m:rPr>
            <m:sty m:val="p"/>
          </m:rPr>
          <m:t>)</m:t>
        </m:r>
        <m:nary>
          <m:naryPr>
            <m:chr m:val="∏"/>
            <m:limLoc m:val="undOvr"/>
            <m:subHide m:val="off"/>
            <m:supHide m:val="off"/>
          </m:naryPr>
          <m:sub>
            <m:r>
              <m:t>k</m:t>
            </m:r>
            <m:r>
              <m:rPr>
                <m:sty m:val="p"/>
              </m:rPr>
              <m:t>=</m:t>
            </m:r>
            <m:r>
              <m:t>0</m:t>
            </m:r>
          </m:sub>
          <m:sup>
            <m:r>
              <m:t>y</m:t>
            </m:r>
            <m:r>
              <m:rPr>
                <m:sty m:val="p"/>
              </m:rPr>
              <m:t>−</m:t>
            </m:r>
            <m:r>
              <m:t>1</m:t>
            </m:r>
          </m:sup>
          <m:e>
            <m:r>
              <m:rPr>
                <m:sty m:val="p"/>
              </m:rPr>
              <m:t>(</m:t>
            </m:r>
          </m:e>
        </m:nary>
        <m:r>
          <m:t>ρ</m:t>
        </m:r>
        <m:r>
          <m:rPr>
            <m:sty m:val="p"/>
          </m:rPr>
          <m:t>+</m:t>
        </m:r>
        <m:r>
          <m:t>k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by applying</w:t>
      </w:r>
      <w:r>
        <w:t xml:space="preserve"> </w:t>
      </w:r>
      <m:oMath>
        <m:r>
          <m:rPr>
            <m:sty m:val="p"/>
          </m:rPr>
          <m:t>Γ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  <m:r>
          <m:t> </m:t>
        </m:r>
        <m:r>
          <m:rPr>
            <m:sty m:val="p"/>
          </m:rPr>
          <m:t>Γ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m:oMath>
        <m:r>
          <m:t>y</m:t>
        </m:r>
      </m:oMath>
      <w:r>
        <w:t xml:space="preserve"> </w:t>
      </w:r>
      <w:r>
        <w:t xml:space="preserve">times</w:t>
      </w:r>
      <w:r>
        <w:t xml:space="preserve"> </w:t>
      </w:r>
      <w:r>
        <w:t xml:space="preserve">(for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0</m:t>
        </m:r>
      </m:oMath>
      <w:r>
        <w:t xml:space="preserve">, the product is empty and equals 1),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Γ</m:t>
                  </m:r>
                  <m:r>
                    <m:rPr>
                      <m:sty m:val="p"/>
                    </m:rPr>
                    <m:t>(</m:t>
                  </m:r>
                  <m:r>
                    <m:t>ρ</m:t>
                  </m:r>
                  <m:r>
                    <m:rPr>
                      <m:sty m:val="p"/>
                    </m:rPr>
                    <m:t>+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Γ</m:t>
                  </m:r>
                  <m:r>
                    <m:rPr>
                      <m:sty m:val="p"/>
                    </m:rPr>
                    <m:t>(</m:t>
                  </m:r>
                  <m:r>
                    <m:t>ρ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(</m:t>
                  </m:r>
                  <m:r>
                    <m:t>ρ</m:t>
                  </m:r>
                  <m:r>
                    <m:rPr>
                      <m:sty m:val="p"/>
                    </m:rPr>
                    <m:t>+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y</m:t>
                      </m:r>
                    </m:sup>
                  </m:sSup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Γ</m:t>
                  </m:r>
                  <m:r>
                    <m:rPr>
                      <m:sty m:val="p"/>
                    </m:rPr>
                    <m:t>(</m:t>
                  </m:r>
                  <m:r>
                    <m:t>ρ</m:t>
                  </m:r>
                  <m:r>
                    <m:rPr>
                      <m:sty m:val="p"/>
                    </m:rPr>
                    <m:t>)</m:t>
                  </m:r>
                  <m:nary>
                    <m:naryPr>
                      <m:chr m:val="∏"/>
                      <m:limLoc m:val="undOvr"/>
                      <m:subHide m:val="off"/>
                      <m:supHide m:val="off"/>
                    </m:naryPr>
                    <m:sub>
                      <m:r>
                        <m:t>k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</m:sub>
                    <m:sup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r>
                    <m:t>ρ</m:t>
                  </m:r>
                  <m:r>
                    <m:rPr>
                      <m:sty m:val="p"/>
                    </m:rPr>
                    <m:t>+</m:t>
                  </m:r>
                  <m:r>
                    <m:t>k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Γ</m:t>
                  </m:r>
                  <m:r>
                    <m:rPr>
                      <m:sty m:val="p"/>
                    </m:rPr>
                    <m:t>(</m:t>
                  </m:r>
                  <m:r>
                    <m:t>ρ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(</m:t>
                  </m:r>
                  <m:r>
                    <m:t>ρ</m:t>
                  </m:r>
                  <m:r>
                    <m:rPr>
                      <m:sty m:val="p"/>
                    </m:rPr>
                    <m:t>+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y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Γ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t> </m:t>
              </m:r>
              <m:r>
                <m:rPr>
                  <m:sty m:val="p"/>
                </m:rPr>
                <m:t>Γ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, applied </m:t>
              </m:r>
              <m:r>
                <m:t>y</m:t>
              </m:r>
              <m:r>
                <m:rPr>
                  <m:nor/>
                  <m:sty m:val="p"/>
                </m:rPr>
                <m:t> times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ρ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k</m:t>
                      </m:r>
                    </m:num>
                    <m:den>
                      <m:r>
                        <m:t>ρ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μ</m:t>
                      </m:r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cancel </m:t>
              </m:r>
              <m:r>
                <m:rPr>
                  <m:sty m:val="p"/>
                </m:rPr>
                <m:t>Γ</m:t>
              </m:r>
              <m:r>
                <m:rPr>
                  <m:sty m:val="p"/>
                </m:rPr>
                <m:t>(</m:t>
              </m:r>
              <m:r>
                <m:t>ρ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; one factor of </m:t>
              </m:r>
              <m:r>
                <m:t>ρ</m:t>
              </m:r>
              <m:r>
                <m:rPr>
                  <m:sty m:val="p"/>
                </m:rPr>
                <m:t>+</m:t>
              </m:r>
              <m:r>
                <m:t>μ</m:t>
              </m:r>
              <m:r>
                <m:rPr>
                  <m:nor/>
                  <m:sty m:val="p"/>
                </m:rPr>
                <m:t> per </m:t>
              </m:r>
              <m:r>
                <m:t>k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k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ρ</m:t>
                      </m:r>
                    </m:num>
                    <m:den>
                      <m:r>
                        <m:t>1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μ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ρ</m:t>
                      </m:r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divide each numerator and denominator by </m:t>
              </m:r>
              <m:r>
                <m:t>ρ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→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0</m:t>
                      </m:r>
                    </m:num>
                    <m:den>
                      <m:r>
                        <m:t>1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0</m:t>
                      </m:r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t>k</m:t>
              </m:r>
              <m:r>
                <m:rPr>
                  <m:sty m:val="p"/>
                </m:rPr>
                <m:t>/</m:t>
              </m:r>
              <m:r>
                <m:t>ρ</m:t>
              </m:r>
              <m:r>
                <m:rPr>
                  <m:sty m:val="p"/>
                </m:rPr>
                <m:t>→</m:t>
              </m:r>
              <m:r>
                <m:t>0</m:t>
              </m:r>
              <m:r>
                <m:rPr>
                  <m:nor/>
                  <m:sty m:val="p"/>
                </m:rPr>
                <m:t> and </m:t>
              </m:r>
              <m:r>
                <m:t>μ</m:t>
              </m:r>
              <m:r>
                <m:rPr>
                  <m:sty m:val="p"/>
                </m:rPr>
                <m:t>/</m:t>
              </m:r>
              <m:r>
                <m:t>ρ</m:t>
              </m:r>
              <m:r>
                <m:rPr>
                  <m:sty m:val="p"/>
                </m:rPr>
                <m:t>→</m:t>
              </m:r>
              <m:r>
                <m:t>0</m:t>
              </m:r>
              <m:r>
                <m:rPr>
                  <m:nor/>
                  <m:sty m:val="p"/>
                </m:rPr>
                <m:t>; finitely many factors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simplify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For the third factor, write</w:t>
      </w:r>
      <w:r>
        <w:t xml:space="preserve"> </w:t>
      </w:r>
      <m:oMath>
        <m:r>
          <m:t>x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μ</m:t>
        </m:r>
        <m:r>
          <m:rPr>
            <m:sty m:val="p"/>
          </m:rPr>
          <m:t>/</m:t>
        </m:r>
        <m:r>
          <m:t>ρ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x</m:t>
        </m:r>
        <m:r>
          <m:rPr>
            <m:sty m:val="p"/>
          </m:rPr>
          <m:t>→</m:t>
        </m:r>
        <m:r>
          <m:t>0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ρ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, and</w:t>
      </w:r>
      <w:r>
        <w:t xml:space="preserve"> </w:t>
      </w:r>
      <m:oMath>
        <m:r>
          <m:t>ρ</m:t>
        </m:r>
        <m:r>
          <m:rPr>
            <m:sty m:val="p"/>
          </m:rPr>
          <m:t>=</m:t>
        </m:r>
        <m:r>
          <m:t>μ</m:t>
        </m:r>
        <m:r>
          <m:rPr>
            <m:sty m:val="p"/>
          </m:rPr>
          <m:t>/</m:t>
        </m:r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+</m:t>
                      </m:r>
                      <m:f>
                        <m:fPr>
                          <m:type m:val="bar"/>
                        </m:fPr>
                        <m:num>
                          <m:r>
                            <m:t>μ</m:t>
                          </m:r>
                        </m:num>
                        <m:den>
                          <m:r>
                            <m:t>ρ</m:t>
                          </m:r>
                        </m:den>
                      </m:f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ρ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ρ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μ</m:t>
                      </m:r>
                    </m:num>
                    <m:den>
                      <m:r>
                        <m:t>ρ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log of a power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log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x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substitute </m:t>
              </m:r>
              <m:r>
                <m:t>ρ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/</m:t>
              </m:r>
              <m:r>
                <m:t>x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x</m:t>
                  </m:r>
                  <m:r>
                    <m:rPr>
                      <m:sty m:val="p"/>
                    </m:rPr>
                    <m:t>→</m:t>
                  </m:r>
                  <m:r>
                    <m:t>0</m:t>
                  </m:r>
                </m:lim>
              </m:limLow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/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, the derivative of </m:t>
              </m:r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 at 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simplify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so, since the exponential function is continuous,</w:t>
      </w:r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+</m:t>
            </m:r>
            <m:r>
              <m:t>μ</m:t>
            </m:r>
            <m:r>
              <m:rPr>
                <m:sty m:val="p"/>
              </m:rPr>
              <m:t>/</m:t>
            </m:r>
            <m:r>
              <m:t>ρ</m:t>
            </m:r>
          </m:e>
        </m:d>
        <m:sSup>
          <m:e>
            <m:r>
              <m:t>​</m:t>
            </m:r>
          </m:e>
          <m:sup>
            <m:r>
              <m:rPr>
                <m:sty m:val="p"/>
              </m:rPr>
              <m:t>−</m:t>
            </m:r>
            <m:r>
              <m:t>ρ</m:t>
            </m:r>
          </m:sup>
        </m:sSup>
        <m:r>
          <m:rPr>
            <m:sty m:val="p"/>
          </m:rPr>
          <m:t>→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r>
              <m:t>μ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Each of the three factors has a limit, so their product does too: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ρ</m:t>
                  </m:r>
                  <m:r>
                    <m:rPr>
                      <m:sty m:val="p"/>
                    </m:rPr>
                    <m:t>→</m:t>
                  </m:r>
                  <m:r>
                    <m:rPr>
                      <m:sty m:val="p"/>
                    </m:rPr>
                    <m:t>∞</m:t>
                  </m:r>
                </m:lim>
              </m:limLow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ρ</m:t>
                  </m:r>
                </m:sub>
              </m:sSub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μ</m:t>
                      </m:r>
                    </m:e>
                    <m:sup>
                      <m:r>
                        <m:t>y</m:t>
                      </m:r>
                    </m:sup>
                  </m:sSup>
                </m:num>
                <m:den>
                  <m:r>
                    <m:t>y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limit of a product of convergent factors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μ</m:t>
                      </m:r>
                    </m:e>
                    <m:sup>
                      <m:r>
                        <m:t>y</m:t>
                      </m:r>
                    </m:sup>
                  </m:sSup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</m:sup>
                  </m:sSup>
                </m:num>
                <m:den>
                  <m:r>
                    <m:t>y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rearrange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which is the</w:t>
      </w:r>
      <w:r>
        <w:t xml:space="preserve"> </w:t>
      </w:r>
      <m:oMath>
        <m:r>
          <m:rPr>
            <m:sty m:val="p"/>
          </m:rPr>
          <m:t>Pois</m:t>
        </m:r>
        <m:r>
          <m:rPr>
            <m:sty m:val="p"/>
          </m:rPr>
          <m:t>(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PMF.</w:t>
      </w:r>
    </w:p>
    <w:bookmarkStart w:id="81" w:name="thm-nb"/>
    <w:p>
      <w:pPr>
        <w:pStyle w:val="BodyText"/>
      </w:pPr>
      <w:r>
        <w:rPr>
          <w:b/>
          <w:bCs/>
        </w:rPr>
        <w:t xml:space="preserve">Theorem 11 (Mean and variance of the negative binomial distribution)</w:t>
      </w:r>
      <w:r>
        <w:t xml:space="preserve"> </w:t>
      </w:r>
      <w:r>
        <w:t xml:space="preserve">If</w:t>
      </w:r>
      <w:r>
        <w:t xml:space="preserve"> </w:t>
      </w:r>
      <m:oMath>
        <m:r>
          <m:t>Y</m:t>
        </m:r>
        <m:r>
          <m:rPr>
            <m:sty m:val="p"/>
          </m:rPr>
          <m:t>∼</m:t>
        </m:r>
        <m:r>
          <m:rPr>
            <m:sty m:val="p"/>
          </m:rPr>
          <m:t>NegBin</m:t>
        </m:r>
        <m:r>
          <m:rPr>
            <m:sty m:val="p"/>
          </m:rPr>
          <m:t>(</m:t>
        </m:r>
        <m:r>
          <m:t>μ</m:t>
        </m:r>
        <m:r>
          <m:rPr>
            <m:sty m:val="p"/>
          </m:rPr>
          <m:t>,</m:t>
        </m:r>
        <m:r>
          <m:t>ρ</m:t>
        </m:r>
        <m:r>
          <m:rPr>
            <m:sty m:val="p"/>
          </m:rPr>
          <m:t>)</m:t>
        </m:r>
      </m:oMath>
      <w:r>
        <w:t xml:space="preserve">, then:</w:t>
      </w:r>
    </w:p>
    <w:p>
      <w:pPr>
        <w:pStyle w:val="Compact"/>
        <w:numPr>
          <w:ilvl w:val="0"/>
          <w:numId w:val="1006"/>
        </w:numPr>
      </w:pPr>
      <m:oMath>
        <m:r>
          <m:rPr>
            <m:sty m:val="p"/>
          </m:rPr>
          <m:t>E</m:t>
        </m:r>
        <m:r>
          <m:rPr>
            <m:sty m:val="p"/>
          </m:rPr>
          <m:t>[</m:t>
        </m:r>
        <m:r>
          <m:t>Y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t>μ</m:t>
        </m:r>
      </m:oMath>
      <w:r>
        <w:t xml:space="preserve">​</w:t>
      </w:r>
    </w:p>
    <w:p>
      <w:pPr>
        <w:pStyle w:val="Compact"/>
        <w:numPr>
          <w:ilvl w:val="0"/>
          <w:numId w:val="1006"/>
        </w:numPr>
      </w:pP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</m:e>
        </m:d>
        <m:r>
          <m:t>​</m:t>
        </m:r>
        <m:r>
          <m:rPr>
            <m:sty m:val="p"/>
          </m:rPr>
          <m:t>=</m:t>
        </m:r>
        <m:r>
          <m:t>μ</m:t>
        </m:r>
        <m:r>
          <m:rPr>
            <m:sty m:val="p"/>
          </m:rPr>
          <m:t>+</m:t>
        </m:r>
        <m:f>
          <m:fPr>
            <m:type m:val="bar"/>
          </m:fPr>
          <m:num>
            <m:sSup>
              <m:e>
                <m:r>
                  <m:t>μ</m:t>
                </m:r>
              </m:e>
              <m:sup>
                <m:r>
                  <m:t>2</m:t>
                </m:r>
              </m:sup>
            </m:sSup>
          </m:num>
          <m:den>
            <m:r>
              <m:t>ρ</m:t>
            </m:r>
          </m:den>
        </m:f>
        <m:r>
          <m:rPr>
            <m:sty m:val="p"/>
          </m:rPr>
          <m:t>&gt;</m:t>
        </m:r>
        <m:r>
          <m:t>μ</m:t>
        </m:r>
      </m:oMath>
      <w:r>
        <w:t xml:space="preserve">​</w:t>
      </w:r>
    </w:p>
    <w:bookmarkEnd w:id="8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negative binomial distribution is a gamma mixture of Poisson distributions: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p"/>
          </m:rPr>
          <m:t>Λ</m:t>
        </m:r>
      </m:oMath>
      <w:r>
        <w:t xml:space="preserve"> </w:t>
      </w:r>
      <w:r>
        <w:t xml:space="preserve">has the gamma density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rPr>
                <m:sty m:val="p"/>
              </m:rPr>
              <m:t>(</m:t>
            </m:r>
            <m:r>
              <m:t>ρ</m:t>
            </m:r>
            <m:r>
              <m:rPr>
                <m:sty m:val="p"/>
              </m:rPr>
              <m:t>/</m:t>
            </m:r>
            <m:r>
              <m:t>μ</m:t>
            </m:r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t>ρ</m:t>
                </m:r>
              </m:sup>
            </m:sSup>
          </m:num>
          <m:den>
            <m:r>
              <m:rPr>
                <m:sty m:val="p"/>
              </m:rPr>
              <m:t>Γ</m:t>
            </m:r>
            <m:r>
              <m:rPr>
                <m:sty m:val="p"/>
              </m:rPr>
              <m:t>(</m:t>
            </m:r>
            <m:r>
              <m:t>ρ</m:t>
            </m:r>
            <m:r>
              <m:rPr>
                <m:sty m:val="p"/>
              </m:rPr>
              <m:t>)</m:t>
            </m:r>
          </m:den>
        </m:f>
        <m:sSup>
          <m:e>
            <m:r>
              <m:t>λ</m:t>
            </m:r>
          </m:e>
          <m:sup>
            <m:r>
              <m:t>ρ</m:t>
            </m:r>
            <m:r>
              <m:rPr>
                <m:sty m:val="p"/>
              </m:rPr>
              <m:t>−</m:t>
            </m:r>
            <m:r>
              <m:t>1</m:t>
            </m:r>
          </m:sup>
        </m:sSup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t>ρ</m:t>
            </m:r>
            <m:r>
              <m:t>λ</m:t>
            </m:r>
            <m:r>
              <m:rPr>
                <m:sty m:val="p"/>
              </m:rPr>
              <m:t>/</m:t>
            </m:r>
            <m:r>
              <m:t>μ</m:t>
            </m:r>
          </m:sup>
        </m:sSup>
      </m:oMath>
      <w:r>
        <w:t xml:space="preserve"> </w:t>
      </w:r>
      <w:r>
        <w:t xml:space="preserve">for</w:t>
      </w:r>
      <w:r>
        <w:t xml:space="preserve"> </w:t>
      </w:r>
      <m:oMath>
        <m:r>
          <m:t>λ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which has mean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 variance</w:t>
      </w:r>
      <w:r>
        <w:t xml:space="preserve"> </w:t>
      </w:r>
      <m:oMath>
        <m:sSup>
          <m:e>
            <m:r>
              <m:t>μ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t>ρ</m:t>
        </m:r>
      </m:oMath>
      <w:r>
        <w:t xml:space="preserve"> </w:t>
      </w:r>
      <w:r>
        <w:t xml:space="preserve">[2]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Y</m:t>
        </m:r>
        <m:r>
          <m:rPr>
            <m:sty m:val="p"/>
          </m:rPr>
          <m:t>∣</m:t>
        </m:r>
        <m:r>
          <m:rPr>
            <m:sty m:val="p"/>
          </m:rPr>
          <m:t>Λ</m:t>
        </m:r>
        <m:r>
          <m:rPr>
            <m:sty m:val="p"/>
          </m:rPr>
          <m:t>=</m:t>
        </m:r>
        <m:r>
          <m:t>λ</m:t>
        </m:r>
        <m:r>
          <m:rPr>
            <m:sty m:val="p"/>
          </m:rPr>
          <m:t>∼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t>Y</m:t>
        </m:r>
        <m:r>
          <m:rPr>
            <m:sty m:val="p"/>
          </m:rPr>
          <m:t>∼</m:t>
        </m:r>
        <m:r>
          <m:rPr>
            <m:sty m:val="p"/>
          </m:rPr>
          <m:t>NegBin</m:t>
        </m:r>
        <m:r>
          <m:rPr>
            <m:sty m:val="p"/>
          </m:rPr>
          <m:t>(</m:t>
        </m:r>
        <m:r>
          <m:t>μ</m:t>
        </m:r>
        <m:r>
          <m:rPr>
            <m:sty m:val="p"/>
          </m:rPr>
          <m:t>,</m:t>
        </m:r>
        <m:r>
          <m:t>ρ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To check this, integrate the joint density over</w:t>
      </w:r>
      <w:r>
        <w:t xml:space="preserve"> </w:t>
      </w:r>
      <m:oMath>
        <m:r>
          <m:t>λ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λ</m:t>
                          </m:r>
                        </m:e>
                        <m:sup>
                          <m:r>
                            <m:t>y</m:t>
                          </m:r>
                        </m:sup>
                      </m:sSup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λ</m:t>
                          </m:r>
                        </m:sup>
                      </m:sSup>
                    </m:num>
                    <m:den>
                      <m:r>
                        <m:t>y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nary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ρ</m:t>
                  </m:r>
                  <m:r>
                    <m:rPr>
                      <m:sty m:val="p"/>
                    </m:rPr>
                    <m:t>/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ρ</m:t>
                      </m:r>
                    </m:sup>
                  </m:sSup>
                </m:num>
                <m:den>
                  <m:r>
                    <m:rPr>
                      <m:sty m:val="p"/>
                    </m:rPr>
                    <m:t>Γ</m:t>
                  </m:r>
                  <m:r>
                    <m:rPr>
                      <m:sty m:val="p"/>
                    </m:rPr>
                    <m:t>(</m:t>
                  </m:r>
                  <m:r>
                    <m:t>ρ</m:t>
                  </m:r>
                  <m:r>
                    <m:rPr>
                      <m:sty m:val="p"/>
                    </m:rPr>
                    <m:t>)</m:t>
                  </m:r>
                </m:den>
              </m:f>
              <m:sSup>
                <m:e>
                  <m:r>
                    <m:t>λ</m:t>
                  </m:r>
                </m:e>
                <m:sup>
                  <m:r>
                    <m:t>ρ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ρ</m:t>
                  </m:r>
                  <m:r>
                    <m:t>λ</m:t>
                  </m:r>
                  <m:r>
                    <m:rPr>
                      <m:sty m:val="p"/>
                    </m:rPr>
                    <m:t>/</m:t>
                  </m:r>
                  <m:r>
                    <m:t>μ</m:t>
                  </m:r>
                </m:sup>
              </m:sSup>
              <m:r>
                <m:t> </m:t>
              </m:r>
              <m:r>
                <m:t>d</m:t>
              </m:r>
              <m:r>
                <m:t>λ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marginalize over </m:t>
              </m:r>
              <m:r>
                <m:rPr>
                  <m:sty m:val="p"/>
                </m:rPr>
                <m:t>Λ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ρ</m:t>
                  </m:r>
                  <m:r>
                    <m:rPr>
                      <m:sty m:val="p"/>
                    </m:rPr>
                    <m:t>/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ρ</m:t>
                      </m:r>
                    </m:sup>
                  </m:sSup>
                </m:num>
                <m:den>
                  <m:r>
                    <m:t>y</m:t>
                  </m:r>
                  <m:r>
                    <m:rPr>
                      <m:sty m:val="p"/>
                    </m:rPr>
                    <m:t>!</m:t>
                  </m:r>
                  <m:r>
                    <m:t> </m:t>
                  </m:r>
                  <m:r>
                    <m:rPr>
                      <m:sty m:val="p"/>
                    </m:rPr>
                    <m:t>Γ</m:t>
                  </m:r>
                  <m:r>
                    <m:rPr>
                      <m:sty m:val="p"/>
                    </m:rPr>
                    <m:t>(</m:t>
                  </m:r>
                  <m:r>
                    <m:t>ρ</m:t>
                  </m:r>
                  <m:r>
                    <m:rPr>
                      <m:sty m:val="p"/>
                    </m:rPr>
                    <m:t>)</m:t>
                  </m:r>
                </m:den>
              </m:f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sSup>
                    <m:e>
                      <m:r>
                        <m:t>λ</m:t>
                      </m:r>
                    </m:e>
                    <m:sup>
                      <m:r>
                        <m:t>y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ρ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nary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ρ</m:t>
                  </m:r>
                  <m:r>
                    <m:rPr>
                      <m:sty m:val="p"/>
                    </m:rPr>
                    <m:t>/</m:t>
                  </m:r>
                  <m:r>
                    <m:t>μ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t> </m:t>
              </m:r>
              <m:r>
                <m:t>d</m:t>
              </m:r>
              <m:r>
                <m:t>λ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collect powers of </m:t>
              </m:r>
              <m:r>
                <m:t>λ</m:t>
              </m:r>
              <m:r>
                <m:rPr>
                  <m:nor/>
                  <m:sty m:val="p"/>
                </m:rPr>
                <m:t> and exponents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ρ</m:t>
                  </m:r>
                  <m:r>
                    <m:rPr>
                      <m:sty m:val="p"/>
                    </m:rPr>
                    <m:t>/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ρ</m:t>
                      </m:r>
                    </m:sup>
                  </m:sSup>
                </m:num>
                <m:den>
                  <m:r>
                    <m:t>y</m:t>
                  </m:r>
                  <m:r>
                    <m:rPr>
                      <m:sty m:val="p"/>
                    </m:rPr>
                    <m:t>!</m:t>
                  </m:r>
                  <m:r>
                    <m:t> </m:t>
                  </m:r>
                  <m:r>
                    <m:rPr>
                      <m:sty m:val="p"/>
                    </m:rPr>
                    <m:t>Γ</m:t>
                  </m:r>
                  <m:r>
                    <m:rPr>
                      <m:sty m:val="p"/>
                    </m:rPr>
                    <m:t>(</m:t>
                  </m:r>
                  <m:r>
                    <m:t>ρ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Γ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+</m:t>
                  </m:r>
                  <m:r>
                    <m:t>ρ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ρ</m:t>
                  </m:r>
                  <m:r>
                    <m:rPr>
                      <m:sty m:val="p"/>
                    </m:rPr>
                    <m:t>/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y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ρ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sSup>
                    <m:e>
                      <m:r>
                        <m:t>λ</m:t>
                      </m:r>
                    </m:e>
                    <m:sup>
                      <m:r>
                        <m:t>a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nary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b</m:t>
                  </m:r>
                  <m:r>
                    <m:t>λ</m:t>
                  </m:r>
                </m:sup>
              </m:sSup>
              <m:r>
                <m:t> </m:t>
              </m:r>
              <m:r>
                <m:t>d</m:t>
              </m:r>
              <m:r>
                <m:t>λ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Γ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/</m:t>
              </m:r>
              <m:sSup>
                <m:e>
                  <m:r>
                    <m:t>b</m:t>
                  </m:r>
                </m:e>
                <m:sup>
                  <m:r>
                    <m:t>a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Γ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+</m:t>
                  </m:r>
                  <m:r>
                    <m:t>ρ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y</m:t>
                  </m:r>
                  <m:r>
                    <m:rPr>
                      <m:sty m:val="p"/>
                    </m:rPr>
                    <m:t>!</m:t>
                  </m:r>
                  <m:r>
                    <m:t> </m:t>
                  </m:r>
                  <m:r>
                    <m:rPr>
                      <m:sty m:val="p"/>
                    </m:rPr>
                    <m:t>Γ</m:t>
                  </m:r>
                  <m:r>
                    <m:rPr>
                      <m:sty m:val="p"/>
                    </m:rPr>
                    <m:t>(</m:t>
                  </m:r>
                  <m:r>
                    <m:t>ρ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ρ</m:t>
                      </m:r>
                    </m:num>
                    <m:den>
                      <m:r>
                        <m:t>μ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ρ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μ</m:t>
                      </m:r>
                    </m:num>
                    <m:den>
                      <m:r>
                        <m:t>μ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ρ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y</m:t>
                  </m:r>
                  <m:r>
                    <m:rPr>
                      <m:sty m:val="p"/>
                    </m:rPr>
                    <m:t>+</m:t>
                  </m:r>
                  <m:r>
                    <m:t>ρ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ρ</m:t>
              </m:r>
              <m:r>
                <m:rPr>
                  <m:sty m:val="p"/>
                </m:rPr>
                <m:t>/</m:t>
              </m:r>
              <m:r>
                <m:t>μ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μ</m:t>
              </m:r>
              <m:r>
                <m:rPr>
                  <m:sty m:val="p"/>
                </m:rPr>
                <m:t>+</m:t>
              </m:r>
              <m:r>
                <m:t>ρ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/</m:t>
              </m:r>
              <m:r>
                <m:t>μ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Γ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+</m:t>
                  </m:r>
                  <m:r>
                    <m:t>ρ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y</m:t>
                  </m:r>
                  <m:r>
                    <m:rPr>
                      <m:sty m:val="p"/>
                    </m:rPr>
                    <m:t>!</m:t>
                  </m:r>
                  <m:r>
                    <m:t> </m:t>
                  </m:r>
                  <m:r>
                    <m:rPr>
                      <m:sty m:val="p"/>
                    </m:rPr>
                    <m:t>Γ</m:t>
                  </m:r>
                  <m:r>
                    <m:rPr>
                      <m:sty m:val="p"/>
                    </m:rPr>
                    <m:t>(</m:t>
                  </m:r>
                  <m:r>
                    <m:t>ρ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ρ</m:t>
                      </m:r>
                    </m:num>
                    <m:den>
                      <m:r>
                        <m:t>μ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ρ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ρ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μ</m:t>
                      </m:r>
                    </m:num>
                    <m:den>
                      <m:r>
                        <m:t>μ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ρ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y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combine the </m:t>
              </m:r>
              <m:sSup>
                <m:e>
                  <m:r>
                    <m:t>μ</m:t>
                  </m:r>
                </m:e>
                <m:sup>
                  <m:r>
                    <m:t>ρ</m:t>
                  </m:r>
                </m:sup>
              </m:sSup>
              <m:r>
                <m:rPr>
                  <m:nor/>
                  <m:sty m:val="p"/>
                </m:rPr>
                <m:t> factors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μ</m:t>
                      </m:r>
                    </m:e>
                    <m:sup>
                      <m:r>
                        <m:t>y</m:t>
                      </m:r>
                    </m:sup>
                  </m:sSup>
                </m:num>
                <m:den>
                  <m:r>
                    <m:t>y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Γ</m:t>
                  </m:r>
                  <m:r>
                    <m:rPr>
                      <m:sty m:val="p"/>
                    </m:rPr>
                    <m:t>(</m:t>
                  </m:r>
                  <m:r>
                    <m:t>ρ</m:t>
                  </m:r>
                  <m:r>
                    <m:rPr>
                      <m:sty m:val="p"/>
                    </m:rPr>
                    <m:t>+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Γ</m:t>
                  </m:r>
                  <m:r>
                    <m:rPr>
                      <m:sty m:val="p"/>
                    </m:rPr>
                    <m:t>(</m:t>
                  </m:r>
                  <m:r>
                    <m:t>ρ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rPr>
                      <m:sty m:val="p"/>
                    </m:rPr>
                    <m:t>(</m:t>
                  </m:r>
                  <m:r>
                    <m:t>ρ</m:t>
                  </m:r>
                  <m:r>
                    <m:rPr>
                      <m:sty m:val="p"/>
                    </m:rPr>
                    <m:t>+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y</m:t>
                      </m:r>
                    </m:sup>
                  </m:sSup>
                </m:den>
              </m:f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μ</m:t>
                      </m:r>
                    </m:num>
                    <m:den>
                      <m:r>
                        <m:t>ρ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ρ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rearrange into the form of the definition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Then, by the</w:t>
      </w:r>
      <w:r>
        <w:t xml:space="preserve"> </w:t>
      </w:r>
      <w:hyperlink r:id="rId82">
        <w:r>
          <w:rPr>
            <w:rStyle w:val="Hyperlink"/>
          </w:rPr>
          <w:t xml:space="preserve">law of iterated expectations</w:t>
        </w:r>
      </w:hyperlink>
      <w:r>
        <w:t xml:space="preserve"> </w:t>
      </w:r>
      <w:r>
        <w:t xml:space="preserve">and the</w:t>
      </w:r>
      <w:r>
        <w:t xml:space="preserve"> </w:t>
      </w:r>
      <w:hyperlink r:id="rId83">
        <w:r>
          <w:rPr>
            <w:rStyle w:val="Hyperlink"/>
          </w:rPr>
          <w:t xml:space="preserve">law of total variance</w:t>
        </w:r>
      </w:hyperlink>
      <w:r>
        <w:t xml:space="preserve">,</w:t>
      </w:r>
      <w:r>
        <w:t xml:space="preserve"> </w:t>
      </w:r>
      <w:r>
        <w:t xml:space="preserve">using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rPr>
                      <m:sty m:val="p"/>
                    </m:rPr>
                    <m:t>Λ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rPr>
                  <m:sty m:val="p"/>
                </m:rPr>
                <m:t>Λ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Λ</m:t>
              </m:r>
            </m:e>
          </m:eqArr>
        </m:oMath>
      </m:oMathPara>
    </w:p>
    <w:p>
      <w:pPr>
        <w:pStyle w:val="FirstParagraph"/>
      </w:pPr>
      <w:r>
        <w:t xml:space="preserve">(</w:t>
      </w:r>
      <w:hyperlink w:anchor="thm-poisson-properties">
        <w:r>
          <w:rPr>
            <w:rStyle w:val="Hyperlink"/>
          </w:rPr>
          <w:t xml:space="preserve">Theorem 4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rPr>
                  <m:sty m:val="p"/>
                </m:rPr>
                <m:t>[</m:t>
              </m:r>
              <m:r>
                <m:t>Y</m:t>
              </m:r>
              <m:r>
                <m:rPr>
                  <m:sty m:val="p"/>
                </m:rPr>
                <m:t>]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rPr>
                          <m:sty m:val="p"/>
                        </m:rPr>
                        <m:t>Λ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law of iterated expectations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Λ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rPr>
                      <m:sty m:val="p"/>
                    </m:rPr>
                    <m:t>Λ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Λ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mean of the gamma distribution</m:t>
              </m:r>
              <m:r>
                <m:rPr>
                  <m:sty m:val="p"/>
                </m:rPr>
                <m:t>)</m:t>
              </m:r>
            </m:e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rPr>
                          <m:sty m:val="p"/>
                        </m:rPr>
                        <m:t>Λ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rPr>
                          <m:sty m:val="p"/>
                        </m:rPr>
                        <m:t>Λ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law of total variance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Λ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Λ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rPr>
                      <m:sty m:val="p"/>
                    </m:rPr>
                    <m:t>Λ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Λ</m:t>
              </m:r>
              <m:r>
                <m:rPr>
                  <m:nor/>
                  <m:sty m:val="p"/>
                </m:rPr>
                <m:t> and 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rPr>
                      <m:sty m:val="p"/>
                    </m:rPr>
                    <m:t>Λ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Λ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ρ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mean and variance of the gamma distribution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sSup>
          <m:e>
            <m:r>
              <m:t>μ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t>ρ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</m:e>
        </m:d>
        <m:r>
          <m:t>​</m:t>
        </m:r>
        <m:r>
          <m:rPr>
            <m:sty m:val="p"/>
          </m:rPr>
          <m:t>&gt;</m:t>
        </m:r>
        <m:r>
          <m:t>μ</m:t>
        </m:r>
      </m:oMath>
      <w:r>
        <w:t xml:space="preserve">.</w:t>
      </w:r>
    </w:p>
    <w:bookmarkStart w:id="84" w:name="exm-nb"/>
    <w:p>
      <w:pPr>
        <w:pStyle w:val="BodyText"/>
      </w:pPr>
      <w:r>
        <w:rPr>
          <w:b/>
          <w:bCs/>
        </w:rPr>
        <w:t xml:space="preserve">Example 13 (Overdispersion relative to the Poisson)</w:t>
      </w:r>
      <w:r>
        <w:t xml:space="preserve"> </w:t>
      </w:r>
      <w:r>
        <w:t xml:space="preserve">With</w:t>
      </w:r>
      <w:r>
        <w:t xml:space="preserve"> </w:t>
      </w:r>
      <m:oMath>
        <m:r>
          <m:t>μ</m:t>
        </m:r>
        <m:r>
          <m:rPr>
            <m:sty m:val="p"/>
          </m:rPr>
          <m:t>=</m:t>
        </m:r>
        <m:r>
          <m:t>4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ρ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16</m:t>
              </m:r>
              <m:r>
                <m:rPr>
                  <m:sty m:val="p"/>
                </m:rPr>
                <m:t>/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12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three times the variance of a</w:t>
      </w:r>
      <w:r>
        <w:t xml:space="preserve"> </w:t>
      </w:r>
      <m:oMath>
        <m:r>
          <m:rPr>
            <m:sty m:val="p"/>
          </m:rPr>
          <m:t>Pois</m:t>
        </m:r>
        <m:r>
          <m:rPr>
            <m:sty m:val="p"/>
          </m:rPr>
          <m:t>(</m:t>
        </m:r>
        <m:r>
          <m:t>4</m:t>
        </m:r>
        <m:r>
          <m:rPr>
            <m:sty m:val="p"/>
          </m:rPr>
          <m:t>)</m:t>
        </m:r>
      </m:oMath>
      <w:r>
        <w:t xml:space="preserve"> </w:t>
      </w:r>
      <w:r>
        <w:t xml:space="preserve">count with the same mean.</w:t>
      </w:r>
    </w:p>
    <w:bookmarkEnd w:id="84"/>
    <w:bookmarkEnd w:id="85"/>
    <w:bookmarkStart w:id="97" w:name="sec-laplace"/>
    <w:p>
      <w:pPr>
        <w:pStyle w:val="Heading2"/>
      </w:pPr>
      <w:r>
        <w:t xml:space="preserve">5 The Laplace distribution</w:t>
      </w:r>
    </w:p>
    <w:bookmarkStart w:id="88" w:name="def-laplace"/>
    <w:p>
      <w:pPr>
        <w:pStyle w:val="FirstParagraph"/>
      </w:pPr>
      <w:r>
        <w:rPr>
          <w:b/>
          <w:bCs/>
        </w:rPr>
        <w:t xml:space="preserve">Definition 7 (Laplace distribution)</w:t>
      </w:r>
      <w:r>
        <w:t xml:space="preserve"> </w:t>
      </w:r>
      <w:r>
        <w:t xml:space="preserve">A random variable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has the</w:t>
      </w:r>
      <w:r>
        <w:t xml:space="preserve"> </w:t>
      </w:r>
      <w:r>
        <w:rPr>
          <w:b/>
          <w:bCs/>
        </w:rPr>
        <w:t xml:space="preserve">Laplace distribution</w:t>
      </w:r>
      <w:r>
        <w:t xml:space="preserve"> </w:t>
      </w:r>
      <w:r>
        <w:t xml:space="preserve">with location parameter</w:t>
      </w:r>
      <w:r>
        <w:t xml:space="preserve"> </w:t>
      </w:r>
      <m:oMath>
        <m:r>
          <m:t>μ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and scale parameter</w:t>
      </w:r>
      <w:r>
        <w:t xml:space="preserve"> </w:t>
      </w:r>
      <m:oMath>
        <m:r>
          <m:t>b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t>Y</m:t>
        </m:r>
        <m:r>
          <m:rPr>
            <m:sty m:val="p"/>
          </m:rPr>
          <m:t>∼</m:t>
        </m:r>
        <m:r>
          <m:rPr>
            <m:sty m:val="p"/>
          </m:rPr>
          <m:t>Laplace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μ</m:t>
            </m:r>
            <m:r>
              <m:rPr>
                <m:sty m:val="p"/>
              </m:rPr>
              <m:t>,</m:t>
            </m:r>
            <m:r>
              <m:t>b</m:t>
            </m:r>
          </m:e>
        </m:d>
        <m:r>
          <m:t>​</m:t>
        </m:r>
      </m:oMath>
      <w:r>
        <w:t xml:space="preserve"> </w:t>
      </w:r>
      <w:r>
        <w:t xml:space="preserve">[5]</w:t>
      </w:r>
      <w:r>
        <w:t xml:space="preserve">,</w:t>
      </w:r>
      <w:r>
        <w:t xml:space="preserve"> </w:t>
      </w:r>
      <w:r>
        <w:t xml:space="preserve">if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continuous with</w:t>
      </w:r>
      <w:r>
        <w:t xml:space="preserve"> </w:t>
      </w:r>
      <w:hyperlink r:id="rId86">
        <w:r>
          <w:rPr>
            <w:rStyle w:val="Hyperlink"/>
          </w:rPr>
          <w:t xml:space="preserve">density</w:t>
        </w:r>
      </w:hyperlink>
      <w:r>
        <w:t xml:space="preserve">:</w:t>
      </w:r>
    </w:p>
    <w:p>
      <w:pPr>
        <w:pStyle w:val="BodyText"/>
      </w:pPr>
      <w:bookmarkStart w:id="87" w:name="eq-laplace-pdf"/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=</m:t>
          </m:r>
          <m:r>
            <m:t>y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t>2</m:t>
              </m:r>
              <m:r>
                <m:t>b</m:t>
              </m:r>
            </m:den>
          </m:f>
          <m:sSup>
            <m:e>
              <m:r>
                <m:rPr>
                  <m:nor/>
                  <m:sty m:val="p"/>
                </m:rPr>
                <m:t>e</m:t>
              </m:r>
            </m:e>
            <m:sup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</m:e>
                  </m:d>
                  <m:r>
                    <m:t>​</m:t>
                  </m:r>
                </m:num>
                <m:den>
                  <m:r>
                    <m:t>b</m:t>
                  </m:r>
                </m:den>
              </m:f>
            </m:sup>
          </m:sSup>
          <m:r>
            <m:rPr>
              <m:sty m:val="p"/>
            </m:rPr>
            <m:t>,</m:t>
          </m:r>
          <m:r>
            <m:t> </m:t>
          </m:r>
          <m:r>
            <m:t>y</m:t>
          </m:r>
          <m:r>
            <m:rPr>
              <m:sty m:val="p"/>
            </m:rPr>
            <m:t>∈</m:t>
          </m:r>
          <m:r>
            <m:rPr>
              <m:scr m:val="double-struck"/>
              <m:sty m:val="p"/>
            </m:rPr>
            <m:t>R</m:t>
          </m:r>
          <m:r>
            <m:t>  </m:t>
          </m:r>
          <m:r>
            <m:rPr>
              <m:sty m:val="p"/>
            </m:rPr>
            <m:t>(</m:t>
          </m:r>
          <m:r>
            <m:t>6</m:t>
          </m:r>
          <m:r>
            <m:rPr>
              <m:sty m:val="p"/>
            </m:rPr>
            <m:t>)</m:t>
          </m:r>
        </m:oMath>
      </m:oMathPara>
      <w:bookmarkEnd w:id="87"/>
    </w:p>
    <w:bookmarkEnd w:id="88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The</w:t>
      </w:r>
      <w:r>
        <w:t xml:space="preserve"> </w:t>
      </w:r>
      <w:hyperlink r:id="rId11">
        <w:r>
          <w:rPr>
            <w:rStyle w:val="Hyperlink"/>
          </w:rPr>
          <w:t xml:space="preserve">normal density</w:t>
        </w:r>
      </w:hyperlink>
      <w:r>
        <w:t xml:space="preserve"> </w:t>
      </w:r>
      <w:r>
        <w:t xml:space="preserve">has the squared distance</w:t>
      </w:r>
      <w:r>
        <w:t xml:space="preserve"> </w:t>
      </w:r>
      <m:oMath>
        <m:r>
          <m:rPr>
            <m:sty m:val="p"/>
          </m:rPr>
          <m:t>(</m:t>
        </m:r>
        <m:r>
          <m:t>y</m:t>
        </m:r>
        <m:r>
          <m:rPr>
            <m:sty m:val="p"/>
          </m:rPr>
          <m:t>−</m:t>
        </m:r>
        <m:r>
          <m:t>μ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in its exponent.</w:t>
      </w:r>
      <w:r>
        <w:t xml:space="preserve"> </w:t>
      </w:r>
      <w:r>
        <w:t xml:space="preserve">The Laplace density has the absolute distance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y</m:t>
            </m:r>
            <m:r>
              <m:rPr>
                <m:sty m:val="p"/>
              </m:rPr>
              <m:t>−</m:t>
            </m:r>
            <m:r>
              <m:t>μ</m:t>
            </m:r>
          </m:e>
        </m:d>
        <m:r>
          <m:t>​</m:t>
        </m:r>
      </m:oMath>
      <w:r>
        <w:t xml:space="preserve"> </w:t>
      </w:r>
      <w:r>
        <w:t xml:space="preserve">instead.</w:t>
      </w:r>
      <w:r>
        <w:t xml:space="preserve"> </w:t>
      </w:r>
      <w:r>
        <w:t xml:space="preserve">Both densities are symmetric about</w:t>
      </w:r>
      <w:r>
        <w:t xml:space="preserve"> </w:t>
      </w:r>
      <m:oMath>
        <m:r>
          <m:t>μ</m:t>
        </m:r>
      </m:oMath>
      <w:r>
        <w:t xml:space="preserve">,</w:t>
      </w:r>
      <w:r>
        <w:t xml:space="preserve"> </w:t>
      </w:r>
      <w:r>
        <w:t xml:space="preserve">but the Laplace density has a sharp peak at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 decays more slowly in the tails.</w:t>
      </w:r>
    </w:p>
    <w:bookmarkStart w:id="89" w:name="exm-laplace-density"/>
    <w:p>
      <w:pPr>
        <w:pStyle w:val="BodyText"/>
      </w:pPr>
      <w:r>
        <w:rPr>
          <w:b/>
          <w:bCs/>
        </w:rPr>
        <w:t xml:space="preserve">Example 14 (Laplace density values)</w:t>
      </w:r>
      <w:r>
        <w:t xml:space="preserve"> </w:t>
      </w:r>
      <w:r>
        <w:t xml:space="preserve">Let</w:t>
      </w:r>
      <w:r>
        <w:t xml:space="preserve"> </w:t>
      </w:r>
      <m:oMath>
        <m:r>
          <m:t>Y</m:t>
        </m:r>
        <m:r>
          <m:rPr>
            <m:sty m:val="p"/>
          </m:rPr>
          <m:t>∼</m:t>
        </m:r>
        <m:r>
          <m:rPr>
            <m:sty m:val="p"/>
          </m:rPr>
          <m:t>Laplace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3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, so</w:t>
      </w:r>
      <w:r>
        <w:t xml:space="preserve"> </w:t>
      </w:r>
      <m:oMath>
        <m:r>
          <m:t>μ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(</w:t>
      </w:r>
      <w:hyperlink w:anchor="def-laplace">
        <w:r>
          <w:rPr>
            <w:rStyle w:val="Hyperlink"/>
          </w:rPr>
          <w:t xml:space="preserve">Definition 7</w:t>
        </w:r>
      </w:hyperlink>
      <w:r>
        <w:t xml:space="preserve">).</w:t>
      </w:r>
      <w:r>
        <w:t xml:space="preserve"> </w:t>
      </w:r>
      <w:r>
        <w:t xml:space="preserve">At the location,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y</m:t>
            </m:r>
            <m:r>
              <m:rPr>
                <m:sty m:val="p"/>
              </m:rPr>
              <m:t>−</m:t>
            </m:r>
            <m:r>
              <m:t>μ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, so the density is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  <m:r>
              <m:t>b</m:t>
            </m:r>
          </m:den>
        </m:f>
      </m:oMath>
      <w:r>
        <w:t xml:space="preserve">.</w:t>
      </w:r>
      <w:r>
        <w:t xml:space="preserve"> </w:t>
      </w:r>
      <w:r>
        <w:t xml:space="preserve">At a point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5</m:t>
        </m:r>
      </m:oMath>
      <w:r>
        <w:t xml:space="preserve">, the distance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5</m:t>
                  </m:r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b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 the density is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  <m:r>
              <m:t>b</m:t>
            </m:r>
          </m:den>
        </m:f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.</w:t>
      </w:r>
      <w:r>
        <w:t xml:space="preserve"> </w:t>
      </w:r>
      <w:r>
        <w:t xml:space="preserve">Here are both values:</w:t>
      </w:r>
    </w:p>
    <w:p>
      <w:pPr>
        <w:pStyle w:val="SourceCode"/>
      </w:pPr>
      <w:r>
        <w:rPr>
          <w:rStyle w:val="NormalTok"/>
        </w:rPr>
        <w:t xml:space="preserve">b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at_mu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b),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at_mu_plus_2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exp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b)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at_mu at_mu_plus_2 </w:t>
      </w:r>
      <w:r>
        <w:br/>
      </w:r>
      <w:r>
        <w:rPr>
          <w:rStyle w:val="CommentTok"/>
        </w:rPr>
        <w:t xml:space="preserve">#&gt;        0.250        0.092</w:t>
      </w:r>
    </w:p>
    <w:p>
      <w:pPr>
        <w:pStyle w:val="FirstParagraph"/>
      </w:pPr>
      <w:r>
        <w:t xml:space="preserve">The density at</w:t>
      </w:r>
      <w:r>
        <w:t xml:space="preserve"> </w:t>
      </w:r>
      <m:oMath>
        <m:r>
          <m:t>μ</m:t>
        </m:r>
        <m:r>
          <m:rPr>
            <m:sty m:val="p"/>
          </m:rPr>
          <m:t>+</m:t>
        </m:r>
        <m:r>
          <m:t>b</m:t>
        </m:r>
      </m:oMath>
      <w:r>
        <w:t xml:space="preserve"> </w:t>
      </w:r>
      <w:r>
        <w:t xml:space="preserve">is the density at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times</w:t>
      </w:r>
      <w:r>
        <w:t xml:space="preserve"> </w:t>
      </w:r>
      <m:oMath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,</w:t>
      </w:r>
      <w:r>
        <w:t xml:space="preserve"> </w:t>
      </w:r>
      <w:r>
        <w:t xml:space="preserve">and the same holds at</w:t>
      </w:r>
      <w:r>
        <w:t xml:space="preserve"> </w:t>
      </w:r>
      <m:oMath>
        <m:r>
          <m:t>μ</m:t>
        </m:r>
        <m:r>
          <m:rPr>
            <m:sty m:val="p"/>
          </m:rPr>
          <m:t>−</m:t>
        </m:r>
        <m:r>
          <m:t>b</m:t>
        </m:r>
      </m:oMath>
      <w:r>
        <w:t xml:space="preserve">, because the density depends only on the distance from</w:t>
      </w:r>
      <w:r>
        <w:t xml:space="preserve"> </w:t>
      </w:r>
      <m:oMath>
        <m:r>
          <m:t>μ</m:t>
        </m:r>
      </m:oMath>
      <w:r>
        <w:t xml:space="preserve">.</w:t>
      </w:r>
    </w:p>
    <w:bookmarkEnd w:id="89"/>
    <w:bookmarkStart w:id="91" w:name="thm-laplace-moments"/>
    <w:p>
      <w:pPr>
        <w:pStyle w:val="BodyText"/>
      </w:pPr>
      <w:r>
        <w:rPr>
          <w:b/>
          <w:bCs/>
        </w:rPr>
        <w:t xml:space="preserve">Theorem 12 (Mean and variance of the Laplace distribution)</w:t>
      </w:r>
      <w:r>
        <w:t xml:space="preserve"> </w:t>
      </w:r>
      <w:r>
        <w:t xml:space="preserve">If</w:t>
      </w:r>
      <w:r>
        <w:t xml:space="preserve"> </w:t>
      </w:r>
      <m:oMath>
        <m:r>
          <m:t>Y</m:t>
        </m:r>
        <m:r>
          <m:rPr>
            <m:sty m:val="p"/>
          </m:rPr>
          <m:t>∼</m:t>
        </m:r>
        <m:r>
          <m:rPr>
            <m:sty m:val="p"/>
          </m:rPr>
          <m:t>Laplace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μ</m:t>
            </m:r>
            <m:r>
              <m:rPr>
                <m:sty m:val="p"/>
              </m:rPr>
              <m:t>,</m:t>
            </m:r>
            <m:r>
              <m:t>b</m:t>
            </m:r>
          </m:e>
        </m:d>
        <m:r>
          <m:t>​</m:t>
        </m:r>
      </m:oMath>
      <w:r>
        <w:t xml:space="preserve"> </w:t>
      </w:r>
      <w:r>
        <w:t xml:space="preserve">(</w:t>
      </w:r>
      <w:hyperlink w:anchor="def-laplace">
        <w:r>
          <w:rPr>
            <w:rStyle w:val="Hyperlink"/>
          </w:rPr>
          <w:t xml:space="preserve">Definition 7</w:t>
        </w:r>
      </w:hyperlink>
      <w:r>
        <w:t xml:space="preserve">), then</w:t>
      </w:r>
    </w:p>
    <w:p>
      <w:pPr>
        <w:pStyle w:val="BodyText"/>
      </w:pPr>
      <w:bookmarkStart w:id="90" w:name="eq-laplace-moments"/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μ</m:t>
          </m:r>
          <m:r>
            <m:t> </m:t>
          </m:r>
          <m:r>
            <m:rPr>
              <m:nor/>
              <m:sty m:val="p"/>
            </m:rPr>
            <m:t>and</m:t>
          </m:r>
          <m:r>
            <m:t> </m:t>
          </m:r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Y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2</m:t>
          </m:r>
          <m:sSup>
            <m:e>
              <m:r>
                <m:t>b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7</m:t>
          </m:r>
          <m:r>
            <m:rPr>
              <m:sty m:val="p"/>
            </m:rPr>
            <m:t>)</m:t>
          </m:r>
        </m:oMath>
      </m:oMathPara>
      <w:bookmarkEnd w:id="90"/>
    </w:p>
    <w:bookmarkEnd w:id="9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Write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−</m:t>
        </m:r>
        <m:r>
          <m:t>μ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eq-laplace-pdf">
        <w:r>
          <w:rPr>
            <w:rStyle w:val="Hyperlink"/>
          </w:rPr>
          <w:t xml:space="preserve">Equation 6</w:t>
        </w:r>
      </w:hyperlink>
      <w:r>
        <w:t xml:space="preserve">,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has density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  <m:r>
              <m:t>b</m:t>
            </m:r>
          </m:den>
        </m:f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r>
              <m:t>​</m:t>
            </m:r>
            <m:d>
              <m:dPr>
                <m:begChr m:val="|"/>
                <m:sepChr m:val=""/>
                <m:endChr m:val="|"/>
                <m:grow/>
              </m:dPr>
              <m:e>
                <m:r>
                  <m:t>u</m:t>
                </m:r>
              </m:e>
            </m:d>
            <m:r>
              <m:t>​</m:t>
            </m:r>
            <m:r>
              <m:rPr>
                <m:sty m:val="p"/>
              </m:rPr>
              <m:t>/</m:t>
            </m:r>
            <m:r>
              <m:t>b</m:t>
            </m:r>
          </m:sup>
        </m:sSup>
      </m:oMath>
      <w:r>
        <w:t xml:space="preserve">,</w:t>
      </w:r>
      <w:r>
        <w:t xml:space="preserve"> </w:t>
      </w:r>
      <w:r>
        <w:t xml:space="preserve">which is symmetric about</w:t>
      </w:r>
      <w:r>
        <w:t xml:space="preserve"> </w:t>
      </w:r>
      <m:oMath>
        <m:r>
          <m:t>0</m:t>
        </m:r>
      </m:oMath>
      <w:r>
        <w:t xml:space="preserve">.</w:t>
      </w:r>
    </w:p>
    <w:p>
      <w:pPr>
        <w:pStyle w:val="BodyText"/>
      </w:pPr>
      <w:r>
        <w:t xml:space="preserve">For the mean, the integrand</w:t>
      </w:r>
      <w:r>
        <w:t xml:space="preserve"> </w:t>
      </w:r>
      <m:oMath>
        <m:r>
          <m:t>u</m:t>
        </m:r>
        <m:r>
          <m:rPr>
            <m:sty m:val="p"/>
          </m:rPr>
          <m:t>⋅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  <m:r>
              <m:t>b</m:t>
            </m:r>
          </m:den>
        </m:f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r>
              <m:t>​</m:t>
            </m:r>
            <m:d>
              <m:dPr>
                <m:begChr m:val="|"/>
                <m:sepChr m:val=""/>
                <m:endChr m:val="|"/>
                <m:grow/>
              </m:dPr>
              <m:e>
                <m:r>
                  <m:t>u</m:t>
                </m:r>
              </m:e>
            </m:d>
            <m:r>
              <m:t>​</m:t>
            </m:r>
            <m:r>
              <m:rPr>
                <m:sty m:val="p"/>
              </m:rPr>
              <m:t>/</m:t>
            </m:r>
            <m:r>
              <m:t>b</m:t>
            </m:r>
          </m:sup>
        </m:sSup>
      </m:oMath>
      <w:r>
        <w:t xml:space="preserve"> </w:t>
      </w:r>
      <w:r>
        <w:t xml:space="preserve">is an odd function,</w:t>
      </w:r>
      <w:r>
        <w:t xml:space="preserve"> </w:t>
      </w:r>
      <w:r>
        <w:t xml:space="preserve">so its integral over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Therefore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U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U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For the variance,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U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U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</m:e>
          </m:eqArr>
        </m:oMath>
      </m:oMathPara>
    </w:p>
    <w:p>
      <w:pPr>
        <w:pStyle w:val="FirstParagraph"/>
      </w:pPr>
      <w:r>
        <w:t xml:space="preserve">because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U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The integrand</w:t>
      </w:r>
      <w:r>
        <w:t xml:space="preserve"> </w:t>
      </w:r>
      <m:oMath>
        <m:sSup>
          <m:e>
            <m:r>
              <m:t>u</m:t>
            </m:r>
          </m:e>
          <m:sup>
            <m:r>
              <m:t>2</m:t>
            </m:r>
          </m:sup>
        </m:sSup>
        <m:r>
          <m:rPr>
            <m:sty m:val="p"/>
          </m:rPr>
          <m:t>⋅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  <m:r>
              <m:t>b</m:t>
            </m:r>
          </m:den>
        </m:f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r>
              <m:t>​</m:t>
            </m:r>
            <m:d>
              <m:dPr>
                <m:begChr m:val="|"/>
                <m:sepChr m:val=""/>
                <m:endChr m:val="|"/>
                <m:grow/>
              </m:dPr>
              <m:e>
                <m:r>
                  <m:t>u</m:t>
                </m:r>
              </m:e>
            </m:d>
            <m:r>
              <m:t>​</m:t>
            </m:r>
            <m:r>
              <m:rPr>
                <m:sty m:val="p"/>
              </m:rPr>
              <m:t>/</m:t>
            </m:r>
            <m:r>
              <m:t>b</m:t>
            </m:r>
          </m:sup>
        </m:sSup>
      </m:oMath>
      <w:r>
        <w:t xml:space="preserve"> </w:t>
      </w:r>
      <w:r>
        <w:t xml:space="preserve">is even,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U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sSup>
                    <m:e>
                      <m:r>
                        <m:t>u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nary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r>
                    <m:t>b</m:t>
                  </m:r>
                </m:den>
              </m:f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u</m:t>
                  </m:r>
                  <m:r>
                    <m:rPr>
                      <m:sty m:val="p"/>
                    </m:rPr>
                    <m:t>/</m:t>
                  </m:r>
                  <m:r>
                    <m:t>b</m:t>
                  </m:r>
                </m:sup>
              </m:sSup>
              <m:r>
                <m:t> </m:t>
              </m:r>
              <m:r>
                <m:t>d</m:t>
              </m:r>
              <m:r>
                <m:t>u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(even integrand)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b</m:t>
                  </m:r>
                </m:den>
              </m:f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sSup>
                    <m:e>
                      <m:r>
                        <m:t>u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nary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u</m:t>
                  </m:r>
                  <m:r>
                    <m:rPr>
                      <m:sty m:val="p"/>
                    </m:rPr>
                    <m:t>/</m:t>
                  </m:r>
                  <m:r>
                    <m:t>b</m:t>
                  </m:r>
                </m:sup>
              </m:sSup>
              <m:r>
                <m:t> </m:t>
              </m:r>
              <m:r>
                <m:t>d</m:t>
              </m:r>
              <m:r>
                <m:t>u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(multiplying the constants)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b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2</m:t>
                  </m:r>
                  <m:r>
                    <m:t>b</m:t>
                  </m:r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0</m:t>
                      </m:r>
                    </m:sub>
                    <m:sup>
                      <m:r>
                        <m:rPr>
                          <m:sty m:val="p"/>
                        </m:rPr>
                        <m:t>∞</m:t>
                      </m:r>
                    </m:sup>
                    <m:e>
                      <m:r>
                        <m:t>u</m:t>
                      </m:r>
                    </m:e>
                  </m:nary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u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b</m:t>
                      </m:r>
                    </m:sup>
                  </m:sSup>
                  <m:r>
                    <m:t> </m:t>
                  </m:r>
                  <m:r>
                    <m:t>d</m:t>
                  </m:r>
                  <m:r>
                    <m:t>u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(integration by parts; the boundary terms are 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b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2</m:t>
                  </m:r>
                  <m:r>
                    <m:t>b</m:t>
                  </m:r>
                  <m:r>
                    <m:rPr>
                      <m:sty m:val="p"/>
                    </m:rPr>
                    <m:t>⋅</m:t>
                  </m:r>
                  <m:sSup>
                    <m:e>
                      <m:r>
                        <m:t>b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(integration by parts again; the boundary terms are 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(multiplying the constants)</m:t>
              </m:r>
            </m:e>
          </m:eqArr>
        </m:oMath>
      </m:oMathPara>
    </w:p>
    <w:bookmarkStart w:id="96" w:name="exm-laplace-vs-normal"/>
    <w:p>
      <w:pPr>
        <w:pStyle w:val="FirstParagraph"/>
      </w:pPr>
      <w:r>
        <w:rPr>
          <w:b/>
          <w:bCs/>
        </w:rPr>
        <w:t xml:space="preserve">Example 15 (Laplace and normal tails with the same mean and variance)</w:t>
      </w:r>
      <w:r>
        <w:t xml:space="preserve"> </w:t>
      </w:r>
      <w:r>
        <w:t xml:space="preserve">A Laplace variable</w:t>
      </w:r>
      <w:r>
        <w:t xml:space="preserve"> </w:t>
      </w:r>
      <m:oMath>
        <m:r>
          <m:t>Y</m:t>
        </m:r>
        <m:r>
          <m:rPr>
            <m:sty m:val="p"/>
          </m:rPr>
          <m:t>∼</m:t>
        </m:r>
        <m:r>
          <m:rPr>
            <m:sty m:val="p"/>
          </m:rPr>
          <m:t>Laplace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b</m:t>
            </m:r>
          </m:e>
        </m:d>
        <m:r>
          <m:t>​</m:t>
        </m:r>
      </m:oMath>
      <w:r>
        <w:t xml:space="preserve"> </w:t>
      </w:r>
      <w:r>
        <w:t xml:space="preserve">has variance</w:t>
      </w:r>
      <w:r>
        <w:t xml:space="preserve"> </w:t>
      </w:r>
      <m:oMath>
        <m:r>
          <m:t>2</m:t>
        </m:r>
        <m:sSup>
          <m:e>
            <m:r>
              <m:t>b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(</w:t>
      </w:r>
      <w:hyperlink w:anchor="thm-laplace-moments">
        <w:r>
          <w:rPr>
            <w:rStyle w:val="Hyperlink"/>
          </w:rPr>
          <w:t xml:space="preserve">Theorem 12</w:t>
        </w:r>
      </w:hyperlink>
      <w:r>
        <w:t xml:space="preserve">).</w:t>
      </w:r>
      <w:r>
        <w:t xml:space="preserve"> </w:t>
      </w:r>
      <w:r>
        <w:t xml:space="preserve">Choosing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2</m:t>
            </m:r>
          </m:e>
        </m:rad>
      </m:oMath>
      <w:r>
        <w:t xml:space="preserve"> </w:t>
      </w:r>
      <w:r>
        <w:t xml:space="preserve">gives variance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the same mean and variance as a standard normal.</w:t>
      </w:r>
      <w:r>
        <w:t xml:space="preserve"> </w:t>
      </w:r>
      <w:hyperlink w:anchor="fig-laplace-vs-normal">
        <w:r>
          <w:rPr>
            <w:rStyle w:val="Hyperlink"/>
          </w:rPr>
          <w:t xml:space="preserve">Figure 3</w:t>
        </w:r>
      </w:hyperlink>
      <w:r>
        <w:t xml:space="preserve"> </w:t>
      </w:r>
      <w:r>
        <w:t xml:space="preserve">compares the two densities.</w:t>
      </w:r>
      <w:r>
        <w:t xml:space="preserve"> </w:t>
      </w:r>
      <w:r>
        <w:t xml:space="preserve">The Laplace density is higher at the center and in the far tails,</w:t>
      </w:r>
      <w:r>
        <w:t xml:space="preserve"> </w:t>
      </w:r>
      <w:r>
        <w:t xml:space="preserve">and lower in between.</w:t>
      </w:r>
    </w:p>
    <w:p>
      <w:pPr>
        <w:pStyle w:val="SourceCode"/>
      </w:pPr>
      <w:r>
        <w:rPr>
          <w:rStyle w:val="NormalTok"/>
        </w:rPr>
        <w:t xml:space="preserve">b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grid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4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length.out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801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dlaplace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(y, </w:t>
      </w:r>
      <w:r>
        <w:rPr>
          <w:rStyle w:val="AttributeTok"/>
        </w:rPr>
        <w:t xml:space="preserve">mu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b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FunctionTok"/>
        </w:rPr>
        <w:t xml:space="preserve">exp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(y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mu)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b)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b)</w:t>
      </w:r>
      <w:r>
        <w:br/>
      </w:r>
      <w:r>
        <w:rPr>
          <w:rStyle w:val="NormalTok"/>
        </w:rPr>
        <w:t xml:space="preserve">densities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</w:t>
      </w:r>
      <w:r>
        <w:rPr>
          <w:rStyle w:val="NormalTok"/>
        </w:rPr>
        <w:t xml:space="preserve">(grid, </w:t>
      </w:r>
      <w:r>
        <w:rPr>
          <w:rStyle w:val="AttributeTok"/>
        </w:rPr>
        <w:t xml:space="preserve">times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distribution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"Laplace"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"Normal"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each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(grid)),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density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dlaplace</w:t>
      </w:r>
      <w:r>
        <w:rPr>
          <w:rStyle w:val="NormalTok"/>
        </w:rPr>
        <w:t xml:space="preserve">(grid, </w:t>
      </w:r>
      <w:r>
        <w:rPr>
          <w:rStyle w:val="AttributeTok"/>
        </w:rPr>
        <w:t xml:space="preserve">b =</w:t>
      </w:r>
      <w:r>
        <w:rPr>
          <w:rStyle w:val="NormalTok"/>
        </w:rPr>
        <w:t xml:space="preserve"> b), </w:t>
      </w:r>
      <w:r>
        <w:rPr>
          <w:rStyle w:val="FunctionTok"/>
        </w:rPr>
        <w:t xml:space="preserve">dnorm</w:t>
      </w:r>
      <w:r>
        <w:rPr>
          <w:rStyle w:val="NormalTok"/>
        </w:rPr>
        <w:t xml:space="preserve">(grid))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ggplot</w:t>
      </w:r>
      <w:r>
        <w:rPr>
          <w:rStyle w:val="NormalTok"/>
        </w:rPr>
        <w:t xml:space="preserve">(densities)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y,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density, </w:t>
      </w:r>
      <w:r>
        <w:rPr>
          <w:rStyle w:val="AttributeTok"/>
        </w:rPr>
        <w:t xml:space="preserve">colour =</w:t>
      </w:r>
      <w:r>
        <w:rPr>
          <w:rStyle w:val="NormalTok"/>
        </w:rPr>
        <w:t xml:space="preserve"> distribution)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geom_line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labs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colour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NULL</w:t>
      </w:r>
      <w:r>
        <w:rPr>
          <w:rStyle w:val="NormalTok"/>
        </w:rPr>
        <w:t xml:space="preserve">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95" w:name="fig-laplace-vs-normal"/>
          <w:p>
            <w:pPr>
              <w:pStyle w:val="Compact"/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93" name="Picture"/>
                  <a:graphic>
                    <a:graphicData uri="http://schemas.openxmlformats.org/drawingml/2006/picture">
                      <pic:pic>
                        <pic:nvPicPr>
                          <pic:cNvPr descr="distributions_files/figure-docx/fig-laplace-vs-normal-1.png" id="9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3: Laplace and standard normal densities with the same mean (0) and variance (1)</w:t>
            </w:r>
          </w:p>
          <w:bookmarkEnd w:id="95"/>
        </w:tc>
      </w:tr>
    </w:tbl>
    <w:p>
      <w:pPr>
        <w:pStyle w:val="BodyText"/>
      </w:pPr>
      <w:r>
        <w:t xml:space="preserve">The probability of landing more than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standard deviations from the mean shows the difference in the tails.</w:t>
      </w:r>
      <w:r>
        <w:t xml:space="preserve"> </w:t>
      </w:r>
      <w:r>
        <w:t xml:space="preserve">For the Laplace distribution,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Y</m:t>
            </m:r>
          </m:e>
        </m:d>
        <m:r>
          <m:t>​</m:t>
        </m:r>
        <m:r>
          <m:rPr>
            <m:sty m:val="p"/>
          </m:rPr>
          <m:t>&gt;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r>
              <m:t>t</m:t>
            </m:r>
            <m:r>
              <m:rPr>
                <m:sty m:val="p"/>
              </m:rPr>
              <m:t>/</m:t>
            </m:r>
            <m:r>
              <m:t>b</m:t>
            </m:r>
          </m:sup>
        </m:sSup>
      </m:oMath>
      <w:r>
        <w:t xml:space="preserve">,</w:t>
      </w:r>
      <w:r>
        <w:t xml:space="preserve"> </w:t>
      </w:r>
      <w:r>
        <w:t xml:space="preserve">because each tail has probability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r>
              <m:t>t</m:t>
            </m:r>
            <m:r>
              <m:rPr>
                <m:sty m:val="p"/>
              </m:rPr>
              <m:t>/</m:t>
            </m:r>
            <m:r>
              <m:t>b</m:t>
            </m:r>
          </m:sup>
        </m:sSup>
      </m:oMath>
      <w:r>
        <w:t xml:space="preserve"> </w:t>
      </w:r>
      <w:r>
        <w:t xml:space="preserve">by integrating</w:t>
      </w:r>
      <w:r>
        <w:t xml:space="preserve"> </w:t>
      </w:r>
      <w:hyperlink w:anchor="eq-laplace-pdf">
        <w:r>
          <w:rPr>
            <w:rStyle w:val="Hyperlink"/>
          </w:rPr>
          <w:t xml:space="preserve">Equation 6</w:t>
        </w:r>
      </w:hyperlink>
      <w:r>
        <w:t xml:space="preserve">.</w:t>
      </w:r>
    </w:p>
    <w:p>
      <w:pPr>
        <w:pStyle w:val="SourceCode"/>
      </w:pPr>
      <w:r>
        <w:rPr>
          <w:rStyle w:val="NormalTok"/>
        </w:rPr>
        <w:t xml:space="preserve">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Laplace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exp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t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b),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Normal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pnorm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t)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Laplace      Normal </w:t>
      </w:r>
      <w:r>
        <w:br/>
      </w:r>
      <w:r>
        <w:rPr>
          <w:rStyle w:val="CommentTok"/>
        </w:rPr>
        <w:t xml:space="preserve">#&gt; 0.014369596 0.002699796</w:t>
      </w:r>
    </w:p>
    <w:p>
      <w:pPr>
        <w:pStyle w:val="FirstParagraph"/>
      </w:pPr>
      <w:r>
        <w:t xml:space="preserve">The Laplace distribution puts about 5.3 times as much probability beyond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standard deviations as the normal distribution does.</w:t>
      </w:r>
    </w:p>
    <w:bookmarkEnd w:id="96"/>
    <w:bookmarkEnd w:id="97"/>
    <w:bookmarkStart w:id="109" w:name="sec-weibull"/>
    <w:p>
      <w:pPr>
        <w:pStyle w:val="Heading2"/>
      </w:pPr>
      <w:r>
        <w:t xml:space="preserve">6 Weibull distribution</w:t>
      </w:r>
    </w:p>
    <w:bookmarkStart w:id="99" w:name="def-weibull"/>
    <w:p>
      <w:pPr>
        <w:pStyle w:val="FirstParagraph"/>
      </w:pPr>
      <w:r>
        <w:rPr>
          <w:b/>
          <w:bCs/>
        </w:rPr>
        <w:t xml:space="preserve">Definition 8 (Weibull distribution)</w:t>
      </w:r>
      <w:r>
        <w:t xml:space="preserve"> </w:t>
      </w:r>
      <w:r>
        <w:t xml:space="preserve">A non-negative random variable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has the</w:t>
      </w:r>
      <w:r>
        <w:t xml:space="preserve"> </w:t>
      </w:r>
      <w:r>
        <w:rPr>
          <w:b/>
          <w:bCs/>
        </w:rPr>
        <w:t xml:space="preserve">Weibull distribution</w:t>
      </w:r>
      <w:r>
        <w:t xml:space="preserve"> </w:t>
      </w:r>
      <w:r>
        <w:t xml:space="preserve">with shape</w:t>
      </w:r>
      <w:r>
        <w:t xml:space="preserve"> </w:t>
      </w:r>
      <m:oMath>
        <m:r>
          <m:t>α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 rate</w:t>
      </w:r>
      <w:r>
        <w:t xml:space="preserve"> </w:t>
      </w:r>
      <m:oMath>
        <m:r>
          <m:t>λ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[6]</w:t>
      </w:r>
      <w:r>
        <w:t xml:space="preserve"> </w:t>
      </w:r>
      <w:r>
        <w:t xml:space="preserve">if its</w:t>
      </w:r>
      <w:r>
        <w:t xml:space="preserve"> </w:t>
      </w:r>
      <w:hyperlink r:id="rId98">
        <w:r>
          <w:rPr>
            <w:rStyle w:val="Hyperlink"/>
          </w:rPr>
          <w:t xml:space="preserve">survival function</w:t>
        </w:r>
      </w:hyperlink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S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p>
            <m:e>
              <m:r>
                <m:rPr>
                  <m:nor/>
                  <m:sty m:val="p"/>
                </m:rPr>
                <m:t>e</m:t>
              </m:r>
            </m:e>
            <m:sup>
              <m:r>
                <m:rPr>
                  <m:sty m:val="p"/>
                </m:rPr>
                <m:t>−</m:t>
              </m:r>
              <m:r>
                <m:t>λ</m:t>
              </m:r>
              <m:sSup>
                <m:e>
                  <m:r>
                    <m:t>t</m:t>
                  </m:r>
                </m:e>
                <m:sup>
                  <m:r>
                    <m:t>α</m:t>
                  </m:r>
                </m:sup>
              </m:sSup>
            </m:sup>
          </m:sSup>
          <m:r>
            <m:rPr>
              <m:sty m:val="p"/>
            </m:rPr>
            <m:t>,</m:t>
          </m:r>
          <m:r>
            <m:t> </m:t>
          </m:r>
          <m:r>
            <m:t>t</m:t>
          </m:r>
          <m:r>
            <m:rPr>
              <m:sty m:val="p"/>
            </m:rPr>
            <m:t>≥</m:t>
          </m:r>
          <m:r>
            <m:t>0</m:t>
          </m:r>
        </m:oMath>
      </m:oMathPara>
    </w:p>
    <w:bookmarkEnd w:id="99"/>
    <w:bookmarkStart w:id="100" w:name="thm-weibull"/>
    <w:p>
      <w:pPr>
        <w:pStyle w:val="FirstParagraph"/>
      </w:pPr>
      <w:r>
        <w:rPr>
          <w:b/>
          <w:bCs/>
        </w:rPr>
        <w:t xml:space="preserve">Theorem 13 (Weibull density and hazard)</w:t>
      </w:r>
      <w:r>
        <w:t xml:space="preserve"> </w:t>
      </w:r>
      <w:r>
        <w:t xml:space="preserve">If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has the Weibull distribution with shape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and rate</w:t>
      </w:r>
      <w:r>
        <w:t xml:space="preserve"> </w:t>
      </w:r>
      <m:oMath>
        <m:r>
          <m:t>λ</m:t>
        </m:r>
      </m:oMath>
      <w:r>
        <w:t xml:space="preserve">, then for</w:t>
      </w:r>
      <w:r>
        <w:t xml:space="preserve"> </w:t>
      </w:r>
      <m:oMath>
        <m:r>
          <m:t>t</m:t>
        </m:r>
        <m:r>
          <m:rPr>
            <m:sty m:val="p"/>
          </m:rPr>
          <m:t>&gt;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α</m:t>
              </m:r>
              <m:r>
                <m:t>λ</m:t>
              </m:r>
              <m:sSup>
                <m:e>
                  <m:r>
                    <m:t>t</m:t>
                  </m:r>
                </m:e>
                <m:sup>
                  <m:r>
                    <m:t>α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sSup>
                    <m:e>
                      <m:r>
                        <m:t>t</m:t>
                      </m:r>
                    </m:e>
                    <m:sup>
                      <m:r>
                        <m:t>α</m:t>
                      </m:r>
                    </m:sup>
                  </m:sSup>
                </m:sup>
              </m:sSup>
            </m:e>
            <m:e>
              <m:r>
                <m:rPr>
                  <m:sty m:val="p"/>
                </m:rPr>
                <m:t>h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α</m:t>
              </m:r>
              <m:r>
                <m:t>λ</m:t>
              </m:r>
              <m:sSup>
                <m:e>
                  <m:r>
                    <m:t>t</m:t>
                  </m:r>
                </m:e>
                <m:sup>
                  <m:r>
                    <m:t>α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</m:e>
          </m:eqArr>
        </m:oMath>
      </m:oMathPara>
    </w:p>
    <w:bookmarkEnd w:id="10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CDF of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r>
          <m:rPr>
            <m:sty m:val="p"/>
          </m:rPr>
          <m:t>S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101">
        <w:r>
          <w:rPr>
            <w:rStyle w:val="Hyperlink"/>
          </w:rPr>
          <w:t xml:space="preserve">survival function and CDF</w:t>
        </w:r>
      </w:hyperlink>
      <w:r>
        <w:t xml:space="preserve">),</w:t>
      </w:r>
      <w:r>
        <w:t xml:space="preserve"> </w:t>
      </w:r>
      <w:r>
        <w:t xml:space="preserve">which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r>
              <m:t>λ</m:t>
            </m:r>
            <m:sSup>
              <m:e>
                <m:r>
                  <m:t>t</m:t>
                </m:r>
              </m:e>
              <m:sup>
                <m:r>
                  <m:t>α</m:t>
                </m:r>
              </m:sup>
            </m:sSup>
          </m:sup>
        </m:sSup>
      </m:oMath>
      <w:r>
        <w:t xml:space="preserve"> </w:t>
      </w: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0</m:t>
        </m:r>
      </m:oMath>
      <w:r>
        <w:t xml:space="preserve">.</w:t>
      </w:r>
      <w:r>
        <w:t xml:space="preserve"> </w:t>
      </w:r>
      <w:r>
        <w:t xml:space="preserve">This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 everywhere,</w:t>
      </w:r>
      <w:r>
        <w:t xml:space="preserve"> </w:t>
      </w:r>
      <w:r>
        <w:t xml:space="preserve">with a continuous derivative everywhere except possibly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sty m:val="p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is a density of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(</w:t>
      </w:r>
      <w:hyperlink r:id="rId102">
        <w:r>
          <w:rPr>
            <w:rStyle w:val="Hyperlink"/>
          </w:rPr>
          <w:t xml:space="preserve">a piecewise-smooth CDF has its derivative as a density</w:t>
        </w:r>
      </w:hyperlink>
      <w:r>
        <w:t xml:space="preserve">).</w:t>
      </w:r>
      <w:r>
        <w:t xml:space="preserve"> </w:t>
      </w:r>
      <w:r>
        <w:t xml:space="preserve">This density is continuous at every</w:t>
      </w:r>
      <w:r>
        <w:t xml:space="preserve"> </w:t>
      </w:r>
      <m:oMath>
        <m:r>
          <m:t>t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so there the hazard is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>S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103">
        <w:r>
          <w:rPr>
            <w:rStyle w:val="Hyperlink"/>
          </w:rPr>
          <w:t xml:space="preserve">hazard equals density over survival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t</m:t>
                  </m:r>
                </m:den>
              </m:f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sSup>
                    <m:e>
                      <m:r>
                        <m:t>t</m:t>
                      </m:r>
                    </m:e>
                    <m:sup>
                      <m:r>
                        <m:t>α</m:t>
                      </m:r>
                    </m:sup>
                  </m:sSup>
                </m:sup>
              </m:sSup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t>f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sty m:val="p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α</m:t>
              </m:r>
              <m:r>
                <m:t>λ</m:t>
              </m:r>
              <m:sSup>
                <m:e>
                  <m:r>
                    <m:t>t</m:t>
                  </m:r>
                </m:e>
                <m:sup>
                  <m:r>
                    <m:t>α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sSup>
                    <m:e>
                      <m:r>
                        <m:t>t</m:t>
                      </m:r>
                    </m:e>
                    <m:sup>
                      <m:r>
                        <m:t>α</m:t>
                      </m:r>
                    </m:sup>
                  </m:sSup>
                </m:sup>
              </m:sSup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chain rule</m:t>
              </m:r>
              <m:r>
                <m:rPr>
                  <m:sty m:val="p"/>
                </m:rPr>
                <m:t>)</m:t>
              </m:r>
            </m:e>
            <m:e>
              <m:r>
                <m:rPr>
                  <m:sty m:val="p"/>
                </m:rPr>
                <m:t>h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α</m:t>
                  </m:r>
                  <m:r>
                    <m:t>λ</m:t>
                  </m:r>
                  <m:sSup>
                    <m:e>
                      <m:r>
                        <m:t>t</m:t>
                      </m:r>
                    </m:e>
                    <m:sup>
                      <m:r>
                        <m:t>α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λ</m:t>
                      </m:r>
                      <m:sSup>
                        <m:e>
                          <m:r>
                            <m:t>t</m:t>
                          </m:r>
                        </m:e>
                        <m:sup>
                          <m:r>
                            <m:t>α</m:t>
                          </m:r>
                        </m:sup>
                      </m:sSup>
                    </m:sup>
                  </m:sSup>
                </m:num>
                <m:den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λ</m:t>
                      </m:r>
                      <m:sSup>
                        <m:e>
                          <m:r>
                            <m:t>t</m:t>
                          </m:r>
                        </m:e>
                        <m:sup>
                          <m:r>
                            <m:t>α</m:t>
                          </m:r>
                        </m:sup>
                      </m:sSup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hazard is density over survival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α</m:t>
              </m:r>
              <m:r>
                <m:t>λ</m:t>
              </m:r>
              <m:sSup>
                <m:e>
                  <m:r>
                    <m:t>t</m:t>
                  </m:r>
                </m:e>
                <m:sup>
                  <m:r>
                    <m:t>α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cancel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The hazard is written</w:t>
      </w:r>
      <w:r>
        <w:t xml:space="preserve"> </w:t>
      </w:r>
      <m:oMath>
        <m:r>
          <m:rPr>
            <m:sty m:val="p"/>
          </m:rPr>
          <m:t>h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here, rather than</w:t>
      </w:r>
      <w:r>
        <w:t xml:space="preserve"> </w:t>
      </w:r>
      <m:oMath>
        <m:r>
          <m:t>λ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because the Weibull rate parameter is also called</w:t>
      </w:r>
      <w:r>
        <w:t xml:space="preserve"> </w:t>
      </w:r>
      <m:oMath>
        <m:r>
          <m:t>λ</m:t>
        </m:r>
      </m:oMath>
      <w:r>
        <w:t xml:space="preserve">.</w:t>
      </w:r>
    </w:p>
    <w:bookmarkStart w:id="104" w:name="thm-weibull-mean"/>
    <w:p>
      <w:pPr>
        <w:pStyle w:val="BodyText"/>
      </w:pPr>
      <w:r>
        <w:rPr>
          <w:b/>
          <w:bCs/>
        </w:rPr>
        <w:t xml:space="preserve">Theorem 14 (Weibull mean)</w:t>
      </w:r>
      <w:r>
        <w:t xml:space="preserve"> </w:t>
      </w:r>
      <w:r>
        <w:t xml:space="preserve">If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has the Weibull distribution with shape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and rate</w:t>
      </w:r>
      <w:r>
        <w:t xml:space="preserve"> </w:t>
      </w:r>
      <m:oMath>
        <m:r>
          <m:t>λ</m:t>
        </m:r>
      </m:oMath>
      <w:r>
        <w:t xml:space="preserve">, then: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T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Γ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+</m:t>
          </m:r>
          <m:r>
            <m:t>1</m:t>
          </m:r>
          <m:r>
            <m:rPr>
              <m:sty m:val="p"/>
            </m:rPr>
            <m:t>/</m:t>
          </m:r>
          <m:r>
            <m:t>α</m:t>
          </m:r>
          <m:r>
            <m:rPr>
              <m:sty m:val="p"/>
            </m:rPr>
            <m:t>)</m:t>
          </m:r>
          <m:r>
            <m:rPr>
              <m:sty m:val="p"/>
            </m:rPr>
            <m:t>⋅</m:t>
          </m:r>
          <m:sSup>
            <m:e>
              <m:r>
                <m:t>λ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α</m:t>
              </m:r>
            </m:sup>
          </m:sSup>
        </m:oMath>
      </m:oMathPara>
    </w:p>
    <w:bookmarkEnd w:id="10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For the mean, use the</w:t>
      </w:r>
      <w:r>
        <w:t xml:space="preserve"> </w:t>
      </w:r>
      <w:hyperlink r:id="rId105">
        <w:r>
          <w:rPr>
            <w:rStyle w:val="Hyperlink"/>
          </w:rPr>
          <w:t xml:space="preserve">survival-function formula for the mean</w:t>
        </w:r>
      </w:hyperlink>
      <w:r>
        <w:t xml:space="preserve"> </w:t>
      </w:r>
      <w:r>
        <w:t xml:space="preserve">and substitute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λ</m:t>
        </m:r>
        <m:sSup>
          <m:e>
            <m:r>
              <m:t>t</m:t>
            </m:r>
          </m:e>
          <m:sup>
            <m:r>
              <m:t>α</m:t>
            </m:r>
          </m:sup>
        </m:sSup>
      </m:oMath>
      <w:r>
        <w:t xml:space="preserve">,</w:t>
      </w:r>
      <w:r>
        <w:t xml:space="preserve"> </w:t>
      </w:r>
      <w:r>
        <w:t xml:space="preserve">so that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u</m:t>
        </m:r>
        <m:r>
          <m:rPr>
            <m:sty m:val="p"/>
          </m:rPr>
          <m:t>/</m:t>
        </m:r>
        <m:r>
          <m:t>λ</m:t>
        </m:r>
        <m:sSup>
          <m:e>
            <m:r>
              <m:rPr>
                <m:sty m:val="p"/>
              </m:rPr>
              <m:t>)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t>α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r>
          <m:t>d</m:t>
        </m:r>
        <m:r>
          <m:t>t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α</m:t>
            </m:r>
          </m:den>
        </m:f>
        <m:sSup>
          <m:e>
            <m:r>
              <m:t>λ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/</m:t>
            </m:r>
            <m:r>
              <m:t>α</m:t>
            </m:r>
          </m:sup>
        </m:sSup>
        <m:sSup>
          <m:e>
            <m:r>
              <m:t>u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t>α</m:t>
            </m:r>
            <m:r>
              <m:rPr>
                <m:sty m:val="p"/>
              </m:rPr>
              <m:t>−</m:t>
            </m:r>
            <m:r>
              <m:t>1</m:t>
            </m:r>
          </m:sup>
        </m:sSup>
        <m:r>
          <m:t> </m:t>
        </m:r>
        <m:r>
          <m:t>d</m:t>
        </m:r>
        <m:r>
          <m:t>u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T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λ</m:t>
                      </m:r>
                      <m:sSup>
                        <m:e>
                          <m:r>
                            <m:t>t</m:t>
                          </m:r>
                        </m:e>
                        <m:sup>
                          <m:r>
                            <m:t>α</m:t>
                          </m:r>
                        </m:sup>
                      </m:sSup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t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expectation via the survival function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α</m:t>
                  </m:r>
                </m:den>
              </m:f>
              <m:sSup>
                <m:e>
                  <m:r>
                    <m:t>λ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α</m:t>
                  </m:r>
                </m:sup>
              </m:sSup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sSup>
                    <m:e>
                      <m:r>
                        <m:t>u</m:t>
                      </m:r>
                    </m:e>
                    <m:sup>
                      <m:r>
                        <m:t>1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α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nary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u</m:t>
                  </m:r>
                </m:sup>
              </m:sSup>
              <m:r>
                <m:t> </m:t>
              </m:r>
              <m:r>
                <m:t>d</m:t>
              </m:r>
              <m:r>
                <m:t>u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substitute </m:t>
              </m:r>
              <m:r>
                <m:t>u</m:t>
              </m:r>
              <m:r>
                <m:rPr>
                  <m:sty m:val="p"/>
                </m:rPr>
                <m:t>=</m:t>
              </m:r>
              <m:r>
                <m:t>λ</m:t>
              </m:r>
              <m:sSup>
                <m:e>
                  <m:r>
                    <m:t>t</m:t>
                  </m:r>
                </m:e>
                <m:sup>
                  <m:r>
                    <m:t>α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α</m:t>
                  </m:r>
                </m:den>
              </m:f>
              <m:sSup>
                <m:e>
                  <m:r>
                    <m:t>λ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α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Γ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α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definition of the gamma function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Γ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α</m:t>
              </m:r>
              <m:r>
                <m:rPr>
                  <m:sty m:val="p"/>
                </m:rPr>
                <m:t>)</m:t>
              </m:r>
              <m:r>
                <m:t> </m:t>
              </m:r>
              <m:sSup>
                <m:e>
                  <m:r>
                    <m:t>λ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α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Γ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t> </m:t>
              </m:r>
              <m:r>
                <m:rPr>
                  <m:sty m:val="p"/>
                </m:rPr>
                <m:t>Γ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bookmarkStart w:id="106" w:name="cor-weibull-exponential"/>
    <w:p>
      <w:pPr>
        <w:pStyle w:val="FirstParagraph"/>
      </w:pPr>
      <w:r>
        <w:rPr>
          <w:b/>
          <w:bCs/>
        </w:rPr>
        <w:t xml:space="preserve">Corollary 1 (The Weibull with shape 1 is the exponential)</w:t>
      </w:r>
      <w:r>
        <w:t xml:space="preserve"> </w:t>
      </w:r>
      <w:r>
        <w:t xml:space="preserve">If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has the</w:t>
      </w:r>
      <w:r>
        <w:t xml:space="preserve"> </w:t>
      </w:r>
      <w:hyperlink w:anchor="def-weibull">
        <w:r>
          <w:rPr>
            <w:rStyle w:val="Hyperlink"/>
          </w:rPr>
          <w:t xml:space="preserve">Weibull distribution</w:t>
        </w:r>
      </w:hyperlink>
      <w:r>
        <w:t xml:space="preserve"> </w:t>
      </w:r>
      <w:r>
        <w:t xml:space="preserve">with shape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 rate</w:t>
      </w:r>
      <w:r>
        <w:t xml:space="preserve"> </w:t>
      </w:r>
      <m:oMath>
        <m:r>
          <m:t>λ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has the</w:t>
      </w:r>
      <w:r>
        <w:t xml:space="preserve"> </w:t>
      </w:r>
      <w:hyperlink r:id="rId12">
        <w:r>
          <w:rPr>
            <w:rStyle w:val="Hyperlink"/>
          </w:rPr>
          <w:t xml:space="preserve">exponential distribution</w:t>
        </w:r>
      </w:hyperlink>
      <w:r>
        <w:t xml:space="preserve"> </w:t>
      </w:r>
      <w:r>
        <w:t xml:space="preserve">with rate</w:t>
      </w:r>
      <w:r>
        <w:t xml:space="preserve"> </w:t>
      </w:r>
      <m:oMath>
        <m:r>
          <m:t>λ</m:t>
        </m:r>
      </m:oMath>
      <w:r>
        <w:t xml:space="preserve">.</w:t>
      </w:r>
    </w:p>
    <w:bookmarkEnd w:id="106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thm-weibull">
        <w:r>
          <w:rPr>
            <w:rStyle w:val="Hyperlink"/>
          </w:rPr>
          <w:t xml:space="preserve">Theorem 13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1</m:t>
        </m:r>
      </m:oMath>
      <w:r>
        <w:t xml:space="preserve">, for</w:t>
      </w:r>
      <w:r>
        <w:t xml:space="preserve"> </w:t>
      </w:r>
      <m:oMath>
        <m:r>
          <m:t>t</m:t>
        </m:r>
        <m:r>
          <m:rPr>
            <m:sty m:val="p"/>
          </m:rPr>
          <m:t>&gt;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α</m:t>
              </m:r>
              <m:r>
                <m:t>λ</m:t>
              </m:r>
              <m:sSup>
                <m:e>
                  <m:r>
                    <m:t>t</m:t>
                  </m:r>
                </m:e>
                <m:sup>
                  <m:r>
                    <m:t>α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sSup>
                    <m:e>
                      <m:r>
                        <m:t>t</m:t>
                      </m:r>
                    </m:e>
                    <m:sup>
                      <m:r>
                        <m:t>α</m:t>
                      </m:r>
                    </m:sup>
                  </m:sSup>
                </m:sup>
              </m:sSup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Weibull density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λ</m:t>
              </m:r>
              <m:sSup>
                <m:e>
                  <m:r>
                    <m:t>t</m:t>
                  </m:r>
                </m:e>
                <m:sup>
                  <m:r>
                    <m:t>0</m:t>
                  </m:r>
                </m:sup>
              </m:sSup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sSup>
                    <m:e>
                      <m:r>
                        <m:t>t</m:t>
                      </m:r>
                    </m:e>
                    <m:sup>
                      <m:r>
                        <m:t>1</m:t>
                      </m:r>
                    </m:sup>
                  </m:sSup>
                </m:sup>
              </m:sSup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substitute </m:t>
              </m:r>
              <m:r>
                <m:t>α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λ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t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sSup>
                <m:e>
                  <m:r>
                    <m:t>t</m:t>
                  </m:r>
                </m:e>
                <m:sup>
                  <m:r>
                    <m:t>0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 and </m:t>
              </m:r>
              <m:sSup>
                <m:e>
                  <m:r>
                    <m:t>t</m:t>
                  </m:r>
                </m:e>
                <m:sup>
                  <m:r>
                    <m:t>1</m:t>
                  </m:r>
                </m:sup>
              </m:sSup>
              <m:r>
                <m:rPr>
                  <m:sty m:val="p"/>
                </m:rPr>
                <m:t>=</m:t>
              </m:r>
              <m:r>
                <m:t>t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&lt;</m:t>
        </m:r>
        <m:r>
          <m:t>0</m:t>
        </m:r>
      </m:oMath>
      <w:r>
        <w:t xml:space="preserve">, since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is non-negative.</w:t>
      </w:r>
      <w:r>
        <w:t xml:space="preserve"> </w:t>
      </w:r>
      <w:r>
        <w:t xml:space="preserve">This density matches the exponential density at every</w:t>
      </w:r>
      <w:r>
        <w:t xml:space="preserve"> </w:t>
      </w:r>
      <m:oMath>
        <m:r>
          <m:t>t</m:t>
        </m:r>
        <m:r>
          <m:rPr>
            <m:sty m:val="p"/>
          </m:rPr>
          <m:t>≠</m:t>
        </m:r>
        <m:r>
          <m:t>0</m:t>
        </m:r>
      </m:oMath>
      <w:r>
        <w:t xml:space="preserve">.</w:t>
      </w:r>
      <w:r>
        <w:t xml:space="preserve"> </w:t>
      </w:r>
      <w:r>
        <w:t xml:space="preserve">Changing a density at the single point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does not change its integral over any set,</w:t>
      </w:r>
      <w:r>
        <w:t xml:space="preserve"> </w:t>
      </w:r>
      <w:r>
        <w:t xml:space="preserve">so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has the exponential distribution with rate</w:t>
      </w:r>
      <w:r>
        <w:t xml:space="preserve"> </w:t>
      </w:r>
      <m:oMath>
        <m:r>
          <m:t>λ</m:t>
        </m:r>
      </m:oMath>
      <w:r>
        <w:t xml:space="preserve">.</w:t>
      </w:r>
    </w:p>
    <w:bookmarkStart w:id="107" w:name="cor-weibull-hazard-monotone"/>
    <w:p>
      <w:pPr>
        <w:pStyle w:val="BodyText"/>
      </w:pPr>
      <w:r>
        <w:rPr>
          <w:b/>
          <w:bCs/>
        </w:rPr>
        <w:t xml:space="preserve">Corollary 2 (The Weibull shape sets the direction of the hazard)</w:t>
      </w:r>
      <w:r>
        <w:t xml:space="preserve"> </w:t>
      </w:r>
      <w:r>
        <w:t xml:space="preserve">If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has the</w:t>
      </w:r>
      <w:r>
        <w:t xml:space="preserve"> </w:t>
      </w:r>
      <w:hyperlink w:anchor="def-weibull">
        <w:r>
          <w:rPr>
            <w:rStyle w:val="Hyperlink"/>
          </w:rPr>
          <w:t xml:space="preserve">Weibull distribution</w:t>
        </w:r>
      </w:hyperlink>
      <w:r>
        <w:t xml:space="preserve"> </w:t>
      </w:r>
      <w:r>
        <w:t xml:space="preserve">with shape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and rate</w:t>
      </w:r>
      <w:r>
        <w:t xml:space="preserve"> </w:t>
      </w:r>
      <m:oMath>
        <m:r>
          <m:t>λ</m:t>
        </m:r>
      </m:oMath>
      <w:r>
        <w:t xml:space="preserve">,</w:t>
      </w:r>
      <w:r>
        <w:t xml:space="preserve"> </w:t>
      </w:r>
      <w:r>
        <w:t xml:space="preserve">then on</w:t>
      </w:r>
      <w:r>
        <w:t xml:space="preserve"> </w:t>
      </w:r>
      <m:oMath>
        <m:r>
          <m:t>t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its hazard</w:t>
      </w:r>
      <w:r>
        <w:t xml:space="preserve"> </w:t>
      </w:r>
      <m:oMath>
        <m:r>
          <m:rPr>
            <m:sty m:val="p"/>
          </m:rPr>
          <m:t>h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is:</w:t>
      </w:r>
    </w:p>
    <w:p>
      <w:pPr>
        <w:pStyle w:val="Compact"/>
        <w:numPr>
          <w:ilvl w:val="0"/>
          <w:numId w:val="1007"/>
        </w:numPr>
      </w:pPr>
      <w:r>
        <w:t xml:space="preserve">strictly increasing if</w:t>
      </w:r>
      <w:r>
        <w:t xml:space="preserve"> </w:t>
      </w:r>
      <m:oMath>
        <m:r>
          <m:t>α</m:t>
        </m:r>
        <m:r>
          <m:rPr>
            <m:sty m:val="p"/>
          </m:rPr>
          <m:t>&gt;</m:t>
        </m:r>
        <m:r>
          <m:t>1</m:t>
        </m:r>
      </m:oMath>
    </w:p>
    <w:p>
      <w:pPr>
        <w:pStyle w:val="Compact"/>
        <w:numPr>
          <w:ilvl w:val="0"/>
          <w:numId w:val="1007"/>
        </w:numPr>
      </w:pPr>
      <w:r>
        <w:t xml:space="preserve">constant if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1</m:t>
        </m:r>
      </m:oMath>
    </w:p>
    <w:p>
      <w:pPr>
        <w:pStyle w:val="Compact"/>
        <w:numPr>
          <w:ilvl w:val="0"/>
          <w:numId w:val="1007"/>
        </w:numPr>
      </w:pPr>
      <w:r>
        <w:t xml:space="preserve">strictly decreasing if</w:t>
      </w:r>
      <w:r>
        <w:t xml:space="preserve"> </w:t>
      </w:r>
      <m:oMath>
        <m:r>
          <m:t>α</m:t>
        </m:r>
        <m:r>
          <m:rPr>
            <m:sty m:val="p"/>
          </m:rPr>
          <m:t>&lt;</m:t>
        </m:r>
        <m:r>
          <m:t>1</m:t>
        </m:r>
      </m:oMath>
    </w:p>
    <w:bookmarkEnd w:id="10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thm-weibull">
        <w:r>
          <w:rPr>
            <w:rStyle w:val="Hyperlink"/>
          </w:rPr>
          <w:t xml:space="preserve">Theorem 13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h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α</m:t>
        </m:r>
        <m:r>
          <m:t>λ</m:t>
        </m:r>
        <m:sSup>
          <m:e>
            <m:r>
              <m:t>t</m:t>
            </m:r>
          </m:e>
          <m:sup>
            <m:r>
              <m:t>α</m:t>
            </m:r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&gt;</m:t>
        </m:r>
        <m:r>
          <m:t>0</m:t>
        </m:r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t</m:t>
                  </m:r>
                </m:den>
              </m:f>
              <m:r>
                <m:rPr>
                  <m:sty m:val="p"/>
                </m:rPr>
                <m:t>h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t</m:t>
                  </m:r>
                </m:den>
              </m:f>
              <m:r>
                <m:t>α</m:t>
              </m:r>
              <m:r>
                <m:t>λ</m:t>
              </m:r>
              <m:sSup>
                <m:e>
                  <m:r>
                    <m:t>t</m:t>
                  </m:r>
                </m:e>
                <m:sup>
                  <m:r>
                    <m:t>α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Weibull hazard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α</m:t>
              </m:r>
              <m:r>
                <m:rPr>
                  <m:sty m:val="p"/>
                </m:rPr>
                <m:t>(</m:t>
              </m:r>
              <m:r>
                <m:t>α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λ</m:t>
              </m:r>
              <m:sSup>
                <m:e>
                  <m:r>
                    <m:t>t</m:t>
                  </m:r>
                </m:e>
                <m:sup>
                  <m:r>
                    <m:t>α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power rule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&gt;</m:t>
        </m:r>
        <m:r>
          <m:t>0</m:t>
        </m:r>
      </m:oMath>
      <w:r>
        <w:t xml:space="preserve">, the factors</w:t>
      </w:r>
      <w:r>
        <w:t xml:space="preserve"> </w:t>
      </w:r>
      <m:oMath>
        <m:r>
          <m:t>α</m:t>
        </m:r>
      </m:oMath>
      <w:r>
        <w:t xml:space="preserve">,</w:t>
      </w:r>
      <w:r>
        <w:t xml:space="preserve"> </w:t>
      </w:r>
      <m:oMath>
        <m:r>
          <m:t>λ</m:t>
        </m:r>
      </m:oMath>
      <w:r>
        <w:t xml:space="preserve">, and</w:t>
      </w:r>
      <w:r>
        <w:t xml:space="preserve"> </w:t>
      </w:r>
      <m:oMath>
        <m:sSup>
          <m:e>
            <m:r>
              <m:t>t</m:t>
            </m:r>
          </m:e>
          <m:sup>
            <m:r>
              <m:t>α</m:t>
            </m:r>
            <m:r>
              <m:rPr>
                <m:sty m:val="p"/>
              </m:rPr>
              <m:t>−</m:t>
            </m:r>
            <m:r>
              <m:t>2</m:t>
            </m:r>
          </m:sup>
        </m:sSup>
      </m:oMath>
      <w:r>
        <w:t xml:space="preserve"> </w:t>
      </w:r>
      <w:r>
        <w:t xml:space="preserve">are all positive,</w:t>
      </w:r>
      <w:r>
        <w:t xml:space="preserve"> </w:t>
      </w:r>
      <w:r>
        <w:t xml:space="preserve">so</w:t>
      </w:r>
      <w:r>
        <w:t xml:space="preserve"> </w:t>
      </w:r>
      <m:oMath>
        <m:f>
          <m:fPr>
            <m:type m:val="bar"/>
          </m:fPr>
          <m:num>
            <m:r>
              <m:t>d</m:t>
            </m:r>
          </m:num>
          <m:den>
            <m:r>
              <m:t>d</m:t>
            </m:r>
            <m:r>
              <m:t>t</m:t>
            </m:r>
          </m:den>
        </m:f>
        <m:r>
          <m:rPr>
            <m:sty m:val="p"/>
          </m:rPr>
          <m:t>h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has the sign of</w:t>
      </w:r>
      <w:r>
        <w:t xml:space="preserve"> </w:t>
      </w:r>
      <m:oMath>
        <m:r>
          <m:t>α</m:t>
        </m:r>
        <m:r>
          <m:rPr>
            <m:sty m:val="p"/>
          </m:rPr>
          <m:t>−</m:t>
        </m:r>
        <m:r>
          <m:t>1</m:t>
        </m:r>
      </m:oMath>
      <w:r>
        <w:t xml:space="preserve">:</w:t>
      </w:r>
      <w:r>
        <w:t xml:space="preserve"> </w:t>
      </w:r>
      <w:r>
        <w:t xml:space="preserve">positive for</w:t>
      </w:r>
      <w:r>
        <w:t xml:space="preserve"> </w:t>
      </w:r>
      <m:oMath>
        <m:r>
          <m:t>α</m:t>
        </m:r>
        <m:r>
          <m:rPr>
            <m:sty m:val="p"/>
          </m:rPr>
          <m:t>&gt;</m:t>
        </m:r>
        <m:r>
          <m:t>1</m:t>
        </m:r>
      </m:oMath>
      <w:r>
        <w:t xml:space="preserve">, zero for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1</m:t>
        </m:r>
      </m:oMath>
      <w:r>
        <w:t xml:space="preserve">, and negative for</w:t>
      </w:r>
      <w:r>
        <w:t xml:space="preserve"> </w:t>
      </w:r>
      <m:oMath>
        <m:r>
          <m:t>α</m:t>
        </m:r>
        <m:r>
          <m:rPr>
            <m:sty m:val="p"/>
          </m:rPr>
          <m:t>&lt;</m:t>
        </m:r>
        <m:r>
          <m:t>1</m:t>
        </m:r>
      </m:oMath>
      <w:r>
        <w:t xml:space="preserve">.</w:t>
      </w:r>
      <w:r>
        <w:t xml:space="preserve"> </w:t>
      </w:r>
      <w:r>
        <w:t xml:space="preserve">A function with a positive (negative) derivative on an interval</w:t>
      </w:r>
      <w:r>
        <w:t xml:space="preserve"> </w:t>
      </w:r>
      <w:r>
        <w:t xml:space="preserve">is strictly increasing (decreasing) there,</w:t>
      </w:r>
      <w:r>
        <w:t xml:space="preserve"> </w:t>
      </w:r>
      <w:r>
        <w:t xml:space="preserve">and one with a zero derivative is constant.</w:t>
      </w:r>
    </w:p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The exponential distribution’s hazard is constant,</w:t>
      </w:r>
      <w:r>
        <w:t xml:space="preserve"> </w:t>
      </w:r>
      <w:r>
        <w:t xml:space="preserve">so the Weibull’s choice of an increasing, constant, or decreasing hazard</w:t>
      </w:r>
      <w:r>
        <w:t xml:space="preserve"> </w:t>
      </w:r>
      <w:r>
        <w:t xml:space="preserve">(</w:t>
      </w:r>
      <w:hyperlink w:anchor="cor-weibull-hazard-monotone">
        <w:r>
          <w:rPr>
            <w:rStyle w:val="Hyperlink"/>
          </w:rPr>
          <w:t xml:space="preserve">Corollary 2</w:t>
        </w:r>
      </w:hyperlink>
      <w:r>
        <w:t xml:space="preserve">)</w:t>
      </w:r>
      <w:r>
        <w:t xml:space="preserve"> </w:t>
      </w:r>
      <w:r>
        <w:t xml:space="preserve">provides more flexibility than the exponential.</w:t>
      </w:r>
    </w:p>
    <w:bookmarkStart w:id="108" w:name="exm-weibull"/>
    <w:p>
      <w:pPr>
        <w:pStyle w:val="BodyText"/>
      </w:pPr>
      <w:r>
        <w:rPr>
          <w:b/>
          <w:bCs/>
        </w:rPr>
        <w:t xml:space="preserve">Example 16 (Exponential as a special case)</w:t>
      </w:r>
      <w:r>
        <w:t xml:space="preserve"> </w:t>
      </w:r>
      <w:r>
        <w:t xml:space="preserve">With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hyperlink w:anchor="thm-weibull">
        <w:r>
          <w:rPr>
            <w:rStyle w:val="Hyperlink"/>
          </w:rPr>
          <w:t xml:space="preserve">Theorem 13</w:t>
        </w:r>
      </w:hyperlink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p"/>
          </m:rPr>
          <m:t>h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λ</m:t>
        </m:r>
      </m:oMath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T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Γ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  <m:sSup>
                <m:e>
                  <m:r>
                    <m:t>λ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λ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matching the exponential distribution’s constant hazard</w:t>
      </w:r>
      <w:r>
        <w:t xml:space="preserve"> </w:t>
      </w:r>
      <w:r>
        <w:t xml:space="preserve">and mean.</w:t>
      </w:r>
      <w:r>
        <w:t xml:space="preserve"> </w:t>
      </w:r>
      <w:r>
        <w:t xml:space="preserve">With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λ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h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t</m:t>
        </m:r>
      </m:oMath>
      <w:r>
        <w:t xml:space="preserve"> </w:t>
      </w:r>
      <w:r>
        <w:t xml:space="preserve">increases with</w:t>
      </w:r>
      <w:r>
        <w:t xml:space="preserve"> </w:t>
      </w:r>
      <m:oMath>
        <m:r>
          <m:t>t</m:t>
        </m:r>
      </m:oMath>
      <w:r>
        <w:t xml:space="preserve">,</w:t>
      </w:r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T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Γ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π</m:t>
                  </m:r>
                </m:e>
              </m:rad>
              <m:r>
                <m:rPr>
                  <m:sty m:val="p"/>
                </m:rPr>
                <m:t>/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0.886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08"/>
    <w:bookmarkEnd w:id="109"/>
    <w:bookmarkStart w:id="144" w:name="sec-mvn"/>
    <w:p>
      <w:pPr>
        <w:pStyle w:val="Heading2"/>
      </w:pPr>
      <w:r>
        <w:t xml:space="preserve">7 The multivariate normal distribution</w:t>
      </w:r>
    </w:p>
    <w:bookmarkStart w:id="113" w:name="def-mvn"/>
    <w:p>
      <w:pPr>
        <w:pStyle w:val="FirstParagraph"/>
      </w:pPr>
      <w:r>
        <w:rPr>
          <w:b/>
          <w:bCs/>
        </w:rPr>
        <w:t xml:space="preserve">Definition 9 (Multivariate normal distribution (multivariate Gaussian distribution))</w:t>
      </w:r>
      <w:r>
        <w:t xml:space="preserve"> </w:t>
      </w:r>
      <w:r>
        <w:t xml:space="preserve">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random vector</w:t>
      </w:r>
      <w:r>
        <w:t xml:space="preserve"> </w:t>
      </w:r>
      <w:r>
        <w:t xml:space="preserve">$\mathord{\smash[b]{\underset{\raise.3ex\hbox{$\scriptstyle\sim$}}{X}}\vphantom{X}}= {(X_1, \ldots, X_p)}^{\top}$</w:t>
      </w:r>
      <w:r>
        <w:t xml:space="preserve"> </w:t>
      </w:r>
      <w:r>
        <w:t xml:space="preserve">has the</w:t>
      </w:r>
      <w:r>
        <w:t xml:space="preserve"> </w:t>
      </w:r>
      <w:r>
        <w:rPr>
          <w:b/>
          <w:bCs/>
        </w:rPr>
        <w:t xml:space="preserve">multivariate normal distribution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multivariate Gaussian distribution</w:t>
      </w:r>
      <w:r>
        <w:t xml:space="preserve">)</w:t>
      </w:r>
      <w:r>
        <w:t xml:space="preserve"> </w:t>
      </w:r>
      <w:r>
        <w:t xml:space="preserve">with mean parameter</w:t>
      </w:r>
      <w:r>
        <w:t xml:space="preserve"> </w:t>
      </w:r>
      <w:r>
        <w:t xml:space="preserve">$\mathord{\smash[b]{\underset{\raise.3ex\hbox{$\scriptstyle\sim$}}{\mu}}\vphantom{\mu}} \in \mathbb{R}^p$</w:t>
      </w:r>
      <w:r>
        <w:t xml:space="preserve"> </w:t>
      </w:r>
      <w:r>
        <w:t xml:space="preserve">and variance parameter</w:t>
      </w:r>
      <w:r>
        <w:t xml:space="preserve"> </w:t>
      </w:r>
      <m:oMath>
        <m:r>
          <m:rPr>
            <m:sty m:val="b"/>
          </m:rPr>
          <m:t>Σ</m:t>
        </m:r>
      </m:oMath>
      <w:r>
        <w:t xml:space="preserve">,</w:t>
      </w:r>
      <w:r>
        <w:t xml:space="preserve"> </w:t>
      </w:r>
      <w:r>
        <w:t xml:space="preserve">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hyperlink r:id="rId110">
        <w:r>
          <w:rPr>
            <w:rStyle w:val="Hyperlink"/>
          </w:rPr>
          <w:t xml:space="preserve">positive definite</w:t>
        </w:r>
      </w:hyperlink>
      <w:r>
        <w:t xml:space="preserve"> </w:t>
      </w:r>
      <w:r>
        <w:t xml:space="preserve">matrix,</w:t>
      </w:r>
      <w:r>
        <w:t xml:space="preserve"> </w:t>
      </w:r>
      <w:r>
        <w:t xml:space="preserve">written</w:t>
      </w:r>
      <w:r>
        <w:t xml:space="preserve"> </w:t>
      </w:r>
      <w:r>
        <w:t xml:space="preserve">$\mathord{\smash[b]{\underset{\raise.3ex\hbox{$\scriptstyle\sim$}}{X}}\vphantom{X}}\sim \operatorname{N}_p\mathopen{}\left(\mathord{\smash[b]{\underset{\raise.3ex\hbox{$\scriptstyle\sim$}}{\mu}}\vphantom{\mu}}, \mathbf{\Sigma}\right)\mathclose{}$</w:t>
      </w:r>
      <w:r>
        <w:t xml:space="preserve">,</w:t>
      </w:r>
      <w:r>
        <w:t xml:space="preserve"> </w:t>
      </w:r>
      <w:r>
        <w:t xml:space="preserve">if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has joint density:</w:t>
      </w:r>
    </w:p>
    <w:p>
      <w:pPr>
        <w:pStyle w:val="BodyText"/>
      </w:pPr>
      <w:r>
        <w:t xml:space="preserve">$$
    \operatorname{p}(\mathord{\smash[b]{\underset{\raise.3ex\hbox{$\scriptstyle\sim$}}{X}}\vphantom{X}}= \mathord{\smash[b]{\underset{\raise.3ex\hbox{$\scriptstyle\sim$}}{x}}\vphantom{x}}) \stackrel{\text{def}}{=}
    \frac{1}{(2\pi)^{p/2} \det(\mathbf{\Sigma})^{1/2}}
    \text{e}^{-\frac{1}{2} {(\mathord{\smash[b]{\underset{\raise.3ex\hbox{$\scriptstyle\sim$}}{x}}\vphantom{x}}- \mathord{\smash[b]{\underset{\raise.3ex\hbox{$\scriptstyle\sim$}}{\mu}}\vphantom{\mu}})}^{\top} \mathbf{\Sigma}^{-1} (\mathord{\smash[b]{\underset{\raise.3ex\hbox{$\scriptstyle\sim$}}{x}}\vphantom{x}}- \mathord{\smash[b]{\underset{\raise.3ex\hbox{$\scriptstyle\sim$}}{\mu}}\vphantom{\mu}})},
    \quad \mathord{\smash[b]{\underset{\raise.3ex\hbox{$\scriptstyle\sim$}}{x}}\vphantom{x}}\in \mathbb{R}^p
    $$</w:t>
      </w:r>
    </w:p>
    <w:p>
      <w:pPr>
        <w:pStyle w:val="FirstParagraph"/>
      </w:pPr>
      <w:r>
        <w:t xml:space="preserve">where</w:t>
      </w:r>
      <w:r>
        <w:t xml:space="preserve"> </w:t>
      </w:r>
      <m:oMath>
        <m:r>
          <m:rPr>
            <m:sty m:val="p"/>
          </m:rPr>
          <m:t>det</m:t>
        </m:r>
        <m:r>
          <m:rPr>
            <m:sty m:val="p"/>
          </m:rPr>
          <m:t>(</m:t>
        </m:r>
        <m:r>
          <m:rPr>
            <m:sty m:val="b"/>
          </m:rPr>
          <m:t>Σ</m:t>
        </m:r>
        <m:r>
          <m:rPr>
            <m:sty m:val="p"/>
          </m:rPr>
          <m:t>)</m:t>
        </m:r>
      </m:oMath>
      <w:r>
        <w:t xml:space="preserve"> </w:t>
      </w:r>
      <w:r>
        <w:t xml:space="preserve">is the</w:t>
      </w:r>
      <w:r>
        <w:t xml:space="preserve"> </w:t>
      </w:r>
      <w:hyperlink r:id="rId111">
        <w:r>
          <w:rPr>
            <w:rStyle w:val="Hyperlink"/>
          </w:rPr>
          <w:t xml:space="preserve">determinant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rPr>
            <m:sty m:val="b"/>
          </m:rPr>
          <m:t>Σ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ty m:val="b"/>
              </m:rPr>
              <m:t>Σ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is its</w:t>
      </w:r>
      <w:r>
        <w:t xml:space="preserve"> </w:t>
      </w:r>
      <w:hyperlink r:id="rId112">
        <w:r>
          <w:rPr>
            <w:rStyle w:val="Hyperlink"/>
          </w:rPr>
          <w:t xml:space="preserve">inverse</w:t>
        </w:r>
      </w:hyperlink>
      <w:r>
        <w:t xml:space="preserve">.</w:t>
      </w:r>
    </w:p>
    <w:bookmarkEnd w:id="113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A joint density of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random variables is the</w:t>
      </w:r>
      <w:r>
        <w:t xml:space="preserve"> </w:t>
      </w:r>
      <m:oMath>
        <m:r>
          <m:t>p</m:t>
        </m:r>
      </m:oMath>
      <w:r>
        <w:t xml:space="preserve">-variable analogue of a</w:t>
      </w:r>
      <w:r>
        <w:t xml:space="preserve"> </w:t>
      </w:r>
      <w:hyperlink r:id="rId114">
        <w:r>
          <w:rPr>
            <w:rStyle w:val="Hyperlink"/>
          </w:rPr>
          <w:t xml:space="preserve">joint density</w:t>
        </w:r>
      </w:hyperlink>
      <w:r>
        <w:t xml:space="preserve"> </w:t>
      </w:r>
      <w:r>
        <w:t xml:space="preserve">of two:</w:t>
      </w:r>
      <w:r>
        <w:t xml:space="preserve"> </w:t>
      </w:r>
      <w:r>
        <w:t xml:space="preserve">a non-negative function on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whose integral over any region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is</w:t>
      </w:r>
      <w:r>
        <w:t xml:space="preserve"> </w:t>
      </w:r>
      <w:r>
        <w:t xml:space="preserve">$\Pr(\mathord{\smash[b]{\underset{\raise.3ex\hbox{$\scriptstyle\sim$}}{X}}\vphantom{X}}\in A)$</w:t>
      </w:r>
      <w:r>
        <w:t xml:space="preserve">.</w:t>
      </w:r>
    </w:p>
    <w:p>
      <w:pPr>
        <w:pStyle w:val="BodyText"/>
      </w:pPr>
      <w:r>
        <w:t xml:space="preserve">The density is well defined because</w:t>
      </w:r>
      <w:r>
        <w:t xml:space="preserve"> </w:t>
      </w:r>
      <m:oMath>
        <m:r>
          <m:rPr>
            <m:sty m:val="b"/>
          </m:rPr>
          <m:t>Σ</m:t>
        </m:r>
      </m:oMath>
      <w:r>
        <w:t xml:space="preserve"> </w:t>
      </w:r>
      <w:r>
        <w:t xml:space="preserve">is positive definite:</w:t>
      </w:r>
    </w:p>
    <w:p>
      <w:pPr>
        <w:pStyle w:val="Compact"/>
        <w:numPr>
          <w:ilvl w:val="0"/>
          <w:numId w:val="1008"/>
        </w:numPr>
      </w:pPr>
      <m:oMath>
        <m:sSup>
          <m:e>
            <m:r>
              <m:rPr>
                <m:sty m:val="b"/>
              </m:rPr>
              <m:t>Σ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exists</w:t>
      </w:r>
      <w:r>
        <w:t xml:space="preserve"> </w:t>
      </w:r>
      <w:r>
        <w:t xml:space="preserve">(</w:t>
      </w:r>
      <w:hyperlink r:id="rId115">
        <w:r>
          <w:rPr>
            <w:rStyle w:val="Hyperlink"/>
          </w:rPr>
          <w:t xml:space="preserve">positive definite matrices have positive definite inverses</w:t>
        </w:r>
      </w:hyperlink>
      <w:r>
        <w:t xml:space="preserve">), and</w:t>
      </w:r>
    </w:p>
    <w:p>
      <w:pPr>
        <w:pStyle w:val="Compact"/>
        <w:numPr>
          <w:ilvl w:val="0"/>
          <w:numId w:val="1008"/>
        </w:numPr>
      </w:pPr>
      <m:oMath>
        <m:r>
          <m:rPr>
            <m:sty m:val="p"/>
          </m:rPr>
          <m:t>det</m:t>
        </m:r>
        <m:r>
          <m:rPr>
            <m:sty m:val="p"/>
          </m:rPr>
          <m:t>(</m:t>
        </m:r>
        <m:r>
          <m:rPr>
            <m:sty m:val="b"/>
          </m:rPr>
          <m:t>Σ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r:id="rId116">
        <w:r>
          <w:rPr>
            <w:rStyle w:val="Hyperlink"/>
          </w:rPr>
          <w:t xml:space="preserve">positive definite matrices have positive determinants</w:t>
        </w:r>
      </w:hyperlink>
      <w:r>
        <w:t xml:space="preserve">),</w:t>
      </w:r>
      <w:r>
        <w:t xml:space="preserve"> </w:t>
      </w:r>
      <w:r>
        <w:t xml:space="preserve">so its square root is a positive number.</w:t>
      </w:r>
    </w:p>
    <w:bookmarkStart w:id="117" w:name="thm-mvn-density-integral"/>
    <w:p>
      <w:pPr>
        <w:pStyle w:val="FirstParagraph"/>
      </w:pPr>
      <w:r>
        <w:rPr>
          <w:b/>
          <w:bCs/>
        </w:rPr>
        <w:t xml:space="preserve">Theorem 15 (The multivariate normal density integrates to 1)</w:t>
      </w:r>
      <w:r>
        <w:t xml:space="preserve"> </w:t>
      </w:r>
      <w:r>
        <w:t xml:space="preserve">If</w:t>
      </w:r>
      <w:r>
        <w:t xml:space="preserve"> </w:t>
      </w:r>
      <w:r>
        <w:t xml:space="preserve">$\mathord{\smash[b]{\underset{\raise.3ex\hbox{$\scriptstyle\sim$}}{X}}\vphantom{X}}\sim \operatorname{N}_p\mathopen{}\left(\mathord{\smash[b]{\underset{\raise.3ex\hbox{$\scriptstyle\sim$}}{\mu}}\vphantom{\mu}}, \mathbf{\Sigma}\right)\mathclose{}$</w:t>
      </w:r>
      <w:r>
        <w:t xml:space="preserve"> </w:t>
      </w:r>
      <w:r>
        <w:t xml:space="preserve">(</w:t>
      </w:r>
      <w:hyperlink w:anchor="def-mvn">
        <w:r>
          <w:rPr>
            <w:rStyle w:val="Hyperlink"/>
          </w:rPr>
          <w:t xml:space="preserve">Definition 9</w:t>
        </w:r>
      </w:hyperlink>
      <w:r>
        <w:t xml:space="preserve">),</w:t>
      </w:r>
      <w:r>
        <w:t xml:space="preserve"> </w:t>
      </w:r>
      <w:r>
        <w:t xml:space="preserve">then the density in</w:t>
      </w:r>
      <w:r>
        <w:t xml:space="preserve"> </w:t>
      </w:r>
      <w:hyperlink w:anchor="def-mvn">
        <w:r>
          <w:rPr>
            <w:rStyle w:val="Hyperlink"/>
          </w:rPr>
          <w:t xml:space="preserve">Definition 9</w:t>
        </w:r>
      </w:hyperlink>
      <w:r>
        <w:t xml:space="preserve"> </w:t>
      </w:r>
      <w:r>
        <w:t xml:space="preserve">integrates to 1 over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</w:t>
      </w:r>
    </w:p>
    <w:bookmarkEnd w:id="117"/>
    <w:bookmarkStart w:id="120" w:name="thm-mvn-moments"/>
    <w:p>
      <w:pPr>
        <w:pStyle w:val="BodyText"/>
      </w:pPr>
      <w:r>
        <w:rPr>
          <w:b/>
          <w:bCs/>
        </w:rPr>
        <w:t xml:space="preserve">Theorem 16 (The mean and variance of the multivariate normal distribution)</w:t>
      </w:r>
      <w:r>
        <w:t xml:space="preserve"> </w:t>
      </w:r>
      <w:r>
        <w:t xml:space="preserve">If</w:t>
      </w:r>
      <w:r>
        <w:t xml:space="preserve"> </w:t>
      </w:r>
      <w:r>
        <w:t xml:space="preserve">$\mathord{\smash[b]{\underset{\raise.3ex\hbox{$\scriptstyle\sim$}}{X}}\vphantom{X}}\sim \operatorname{N}_p\mathopen{}\left(\mathord{\smash[b]{\underset{\raise.3ex\hbox{$\scriptstyle\sim$}}{\mu}}\vphantom{\mu}}, \mathbf{\Sigma}\right)\mathclose{}$</w:t>
      </w:r>
      <w:r>
        <w:t xml:space="preserve"> </w:t>
      </w:r>
      <w:r>
        <w:t xml:space="preserve">(</w:t>
      </w:r>
      <w:hyperlink w:anchor="def-mvn">
        <w:r>
          <w:rPr>
            <w:rStyle w:val="Hyperlink"/>
          </w:rPr>
          <w:t xml:space="preserve">Definition 9</w:t>
        </w:r>
      </w:hyperlink>
      <w:r>
        <w:t xml:space="preserve">),</w:t>
      </w:r>
      <w:r>
        <w:t xml:space="preserve"> </w:t>
      </w:r>
      <w:r>
        <w:t xml:space="preserve">then</w:t>
      </w:r>
      <w:r>
        <w:t xml:space="preserve"> </w:t>
      </w:r>
      <w:r>
        <w:t xml:space="preserve">$\operatorname{E}\mathord{\smash[b]{\underset{\raise.3ex\hbox{$\scriptstyle\sim$}}{X}}\vphantom{X}}= \mathord{\smash[b]{\underset{\raise.3ex\hbox{$\scriptstyle\sim$}}{\mu}}\vphantom{\mu}}$</w:t>
      </w:r>
      <w:r>
        <w:t xml:space="preserve"> </w:t>
      </w:r>
      <w:r>
        <w:t xml:space="preserve">(the</w:t>
      </w:r>
      <w:r>
        <w:t xml:space="preserve"> </w:t>
      </w:r>
      <w:hyperlink r:id="rId118">
        <w:r>
          <w:rPr>
            <w:rStyle w:val="Hyperlink"/>
          </w:rPr>
          <w:t xml:space="preserve">expectation of a random vector</w:t>
        </w:r>
      </w:hyperlink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w:r>
        <w:t xml:space="preserve">$\operatorname{Var}\mathopen{}\left(\mathord{\smash[b]{\underset{\raise.3ex\hbox{$\scriptstyle\sim$}}{X}}\vphantom{X}}\right)\mathclose{} = \mathbf{\Sigma}$</w:t>
      </w:r>
      <w:r>
        <w:t xml:space="preserve"> </w:t>
      </w:r>
      <w:r>
        <w:t xml:space="preserve">(the</w:t>
      </w:r>
      <w:r>
        <w:t xml:space="preserve"> </w:t>
      </w:r>
      <w:hyperlink r:id="rId119">
        <w:r>
          <w:rPr>
            <w:rStyle w:val="Hyperlink"/>
          </w:rPr>
          <w:t xml:space="preserve">variance of a random vector</w:t>
        </w:r>
      </w:hyperlink>
      <w:r>
        <w:t xml:space="preserve">).</w:t>
      </w:r>
    </w:p>
    <w:bookmarkEnd w:id="120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The proof changes variables in a</w:t>
      </w:r>
      <w:r>
        <w:t xml:space="preserve"> </w:t>
      </w:r>
      <m:oMath>
        <m:r>
          <m:t>p</m:t>
        </m:r>
      </m:oMath>
      <w:r>
        <w:t xml:space="preserve">-dimensional integral,</w:t>
      </w:r>
      <w:r>
        <w:t xml:space="preserve"> </w:t>
      </w:r>
      <w:r>
        <w:t xml:space="preserve">which these notes do not develop;</w:t>
      </w:r>
      <w:r>
        <w:t xml:space="preserve"> </w:t>
      </w:r>
      <w:r>
        <w:t xml:space="preserve">see</w:t>
      </w:r>
      <w:r>
        <w:t xml:space="preserve"> </w:t>
      </w:r>
      <w:r>
        <w:t xml:space="preserve">[7]</w:t>
      </w:r>
      <w:r>
        <w:t xml:space="preserve">.</w:t>
      </w:r>
      <w:r>
        <w:t xml:space="preserve"> </w:t>
      </w:r>
      <w:r>
        <w:t xml:space="preserve">As with the univariate</w:t>
      </w:r>
      <w:r>
        <w:t xml:space="preserve"> </w:t>
      </w:r>
      <w:hyperlink r:id="rId121">
        <w:r>
          <w:rPr>
            <w:rStyle w:val="Hyperlink"/>
          </w:rPr>
          <w:t xml:space="preserve">normal distribution</w:t>
        </w:r>
      </w:hyperlink>
      <w:r>
        <w:t xml:space="preserve">,</w:t>
      </w:r>
      <w:r>
        <w:t xml:space="preserve"> </w:t>
      </w:r>
      <w:r>
        <w:t xml:space="preserve">these facts are where the parameters’ names come from.</w:t>
      </w:r>
      <w:r>
        <w:t xml:space="preserve"> </w:t>
      </w:r>
      <w:r>
        <w:t xml:space="preserve">They also show why</w:t>
      </w:r>
      <w:r>
        <w:t xml:space="preserve"> </w:t>
      </w:r>
      <m:oMath>
        <m:r>
          <m:rPr>
            <m:sty m:val="b"/>
          </m:rPr>
          <m:t>Σ</m:t>
        </m:r>
      </m:oMath>
      <w:r>
        <w:t xml:space="preserve"> </w:t>
      </w:r>
      <w:r>
        <w:t xml:space="preserve">must at least be</w:t>
      </w:r>
      <w:r>
        <w:t xml:space="preserve"> </w:t>
      </w:r>
      <w:hyperlink r:id="rId122">
        <w:r>
          <w:rPr>
            <w:rStyle w:val="Hyperlink"/>
          </w:rPr>
          <w:t xml:space="preserve">positive semidefinite</w:t>
        </w:r>
      </w:hyperlink>
      <w:r>
        <w:t xml:space="preserve">;</w:t>
      </w:r>
      <w:r>
        <w:t xml:space="preserve"> </w:t>
      </w:r>
      <w:r>
        <w:t xml:space="preserve">requiring it to be positive definite rules out cases like</w:t>
      </w:r>
      <w:r>
        <w:t xml:space="preserve"> </w:t>
      </w:r>
      <w:hyperlink r:id="rId123">
        <w:r>
          <w:rPr>
            <w:rStyle w:val="Hyperlink"/>
          </w:rPr>
          <w:t xml:space="preserve">a variance matrix that is not positive definite</w:t>
        </w:r>
      </w:hyperlink>
      <w:r>
        <w:t xml:space="preserve">,</w:t>
      </w:r>
      <w:r>
        <w:t xml:space="preserve"> </w:t>
      </w:r>
      <w:r>
        <w:t xml:space="preserve">which has no joint density.</w:t>
      </w:r>
    </w:p>
    <w:bookmarkStart w:id="124" w:name="exm-mvn-univariate"/>
    <w:p>
      <w:pPr>
        <w:pStyle w:val="BodyText"/>
      </w:pPr>
      <w:r>
        <w:rPr>
          <w:b/>
          <w:bCs/>
        </w:rPr>
        <w:t xml:space="preserve">Example 17 (The univariate normal is the case</w:t>
      </w:r>
      <w:r>
        <w:rPr>
          <w:b/>
          <w:bCs/>
        </w:rP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With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$\mathord{\smash[b]{\underset{\raise.3ex\hbox{$\scriptstyle\sim$}}{\mu}}\vphantom{\mu}} = (\mu)$</w:t>
      </w:r>
      <w:r>
        <w:t xml:space="preserve">, and</w:t>
      </w:r>
      <w:r>
        <w:t xml:space="preserve"> </w:t>
      </w:r>
      <m:oMath>
        <m:r>
          <m:rPr>
            <m:sty m:val="b"/>
          </m:rPr>
          <m:t>Σ</m:t>
        </m:r>
        <m:r>
          <m:rPr>
            <m:sty m:val="p"/>
          </m:rPr>
          <m:t>=</m:t>
        </m:r>
        <m:r>
          <m:rPr>
            <m:sty m:val="p"/>
          </m:rPr>
          <m:t>(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for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det</m:t>
        </m:r>
        <m:r>
          <m:rPr>
            <m:sty m:val="p"/>
          </m:rPr>
          <m:t>(</m:t>
        </m:r>
        <m:r>
          <m:rPr>
            <m:sty m:val="b"/>
          </m:rPr>
          <m:t>Σ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(</w:t>
      </w:r>
      <w:hyperlink r:id="rId111">
        <w:r>
          <w:rPr>
            <w:rStyle w:val="Hyperlink"/>
          </w:rPr>
          <w:t xml:space="preserve">determinant</w:t>
        </w:r>
      </w:hyperlink>
      <w:r>
        <w:t xml:space="preserve">,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t xml:space="preserve">)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ty m:val="b"/>
              </m:rPr>
              <m:t>Σ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/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</m:oMath>
      <w:r>
        <w:t xml:space="preserve">, so:</w:t>
      </w:r>
    </w:p>
    <w:p>
      <w:pPr>
        <w:pStyle w:val="BodyText"/>
      </w:pPr>
      <w:r>
        <w:t xml:space="preserve">$$
    \begin{aligned}
    \operatorname{p}(\mathord{\smash[b]{\underset{\raise.3ex\hbox{$\scriptstyle\sim$}}{X}}\vphantom{X}}= \mathord{\smash[b]{\underset{\raise.3ex\hbox{$\scriptstyle\sim$}}{x}}\vphantom{x}})
    &amp;= \frac{1}{(2\pi)^{1/2} (\sigma^2)^{1/2}}
    \text{e}^{-\frac{1}{2} (x - \mu) \frac{1}{\sigma^2} (x - \mu)}
    &amp;&amp; \text{(substitute into the multivariate normal density)} \\
    &amp;= \frac{1}{\sigma\sqrt{2\pi}} \text{e}^{-\frac{(x - \mu)^2}{2\sigma^2}}
    &amp;&amp; \text{(simplify)}
    \end{aligned}
    $$</w:t>
      </w:r>
    </w:p>
    <w:p>
      <w:pPr>
        <w:pStyle w:val="FirstParagraph"/>
      </w:pPr>
      <w:r>
        <w:t xml:space="preserve">which is the</w:t>
      </w:r>
      <w:r>
        <w:t xml:space="preserve"> </w:t>
      </w:r>
      <w:hyperlink r:id="rId11">
        <w:r>
          <w:rPr>
            <w:rStyle w:val="Hyperlink"/>
          </w:rPr>
          <w:t xml:space="preserve">normal density</w:t>
        </w:r>
      </w:hyperlink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μ</m:t>
            </m:r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.</w:t>
      </w:r>
    </w:p>
    <w:bookmarkEnd w:id="124"/>
    <w:bookmarkStart w:id="125" w:name="lem-mahalanobis-nonneg"/>
    <w:p>
      <w:pPr>
        <w:pStyle w:val="BodyText"/>
      </w:pPr>
      <w:r>
        <w:rPr>
          <w:b/>
          <w:bCs/>
        </w:rPr>
        <w:t xml:space="preserve">Lemma 1 (The quadratic form in the multivariate normal density is non-negative)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"/>
          </m:rPr>
          <m:t>Σ</m:t>
        </m:r>
      </m:oMath>
      <w:r>
        <w:t xml:space="preserve"> </w:t>
      </w:r>
      <w:r>
        <w:t xml:space="preserve">is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positive definite matrix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$\mathord{\smash[b]{\underset{\raise.3ex\hbox{$\scriptstyle\sim$}}{x}}\vphantom{x}}, \mathord{\smash[b]{\underset{\raise.3ex\hbox{$\scriptstyle\sim$}}{\mu}}\vphantom{\mu}} \in \mathbb{R}^p$</w:t>
      </w:r>
      <w:r>
        <w:t xml:space="preserve">, then</w:t>
      </w:r>
    </w:p>
    <w:p>
      <w:pPr>
        <w:pStyle w:val="BodyText"/>
      </w:pPr>
      <w:r>
        <w:t xml:space="preserve">$${(\mathord{\smash[b]{\underset{\raise.3ex\hbox{$\scriptstyle\sim$}}{x}}\vphantom{x}}- \mathord{\smash[b]{\underset{\raise.3ex\hbox{$\scriptstyle\sim$}}{\mu}}\vphantom{\mu}})}^{\top} \mathbf{\Sigma}^{-1} (\mathord{\smash[b]{\underset{\raise.3ex\hbox{$\scriptstyle\sim$}}{x}}\vphantom{x}}- \mathord{\smash[b]{\underset{\raise.3ex\hbox{$\scriptstyle\sim$}}{\mu}}\vphantom{\mu}}) \ge 0,$$</w:t>
      </w:r>
    </w:p>
    <w:p>
      <w:pPr>
        <w:pStyle w:val="FirstParagraph"/>
      </w:pPr>
      <w:r>
        <w:t xml:space="preserve">with equality if and only if</w:t>
      </w:r>
      <w:r>
        <w:t xml:space="preserve"> </w:t>
      </w:r>
      <w:r>
        <w:t xml:space="preserve">$\mathord{\smash[b]{\underset{\raise.3ex\hbox{$\scriptstyle\sim$}}{x}}\vphantom{x}}= \mathord{\smash[b]{\underset{\raise.3ex\hbox{$\scriptstyle\sim$}}{\mu}}\vphantom{\mu}}$</w:t>
      </w:r>
      <w:r>
        <w:t xml:space="preserve">.</w:t>
      </w:r>
    </w:p>
    <w:bookmarkEnd w:id="125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m:oMath>
        <m:sSup>
          <m:e>
            <m:r>
              <m:rPr>
                <m:sty m:val="b"/>
              </m:rPr>
              <m:t>Σ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is positive definite</w:t>
      </w:r>
      <w:r>
        <w:t xml:space="preserve"> </w:t>
      </w:r>
      <w:r>
        <w:t xml:space="preserve">(</w:t>
      </w:r>
      <w:hyperlink r:id="rId115">
        <w:r>
          <w:rPr>
            <w:rStyle w:val="Hyperlink"/>
          </w:rPr>
          <w:t xml:space="preserve">positive definite inverse</w:t>
        </w:r>
      </w:hyperlink>
      <w:r>
        <w:t xml:space="preserve">).</w:t>
      </w:r>
      <w:r>
        <w:t xml:space="preserve"> </w:t>
      </w:r>
      <w:r>
        <w:t xml:space="preserve">If</w:t>
      </w:r>
      <w:r>
        <w:t xml:space="preserve"> </w:t>
      </w:r>
      <w:r>
        <w:t xml:space="preserve">$\mathord{\smash[b]{\underset{\raise.3ex\hbox{$\scriptstyle\sim$}}{x}}\vphantom{x}}\neq \mathord{\smash[b]{\underset{\raise.3ex\hbox{$\scriptstyle\sim$}}{\mu}}\vphantom{\mu}}$</w:t>
      </w:r>
      <w:r>
        <w:t xml:space="preserve">, then</w:t>
      </w:r>
      <w:r>
        <w:t xml:space="preserve"> </w:t>
      </w:r>
      <w:r>
        <w:t xml:space="preserve">$\mathord{\smash[b]{\underset{\raise.3ex\hbox{$\scriptstyle\sim$}}{x}}\vphantom{x}}- \mathord{\smash[b]{\underset{\raise.3ex\hbox{$\scriptstyle\sim$}}{\mu}}\vphantom{\mu}} \neq \mathord{\smash[b]{\underset{\raise.3ex\hbox{$\scriptstyle\sim$}}{0}}\vphantom{0}}$</w:t>
      </w:r>
      <w:r>
        <w:t xml:space="preserve">,</w:t>
      </w:r>
      <w:r>
        <w:t xml:space="preserve"> </w:t>
      </w:r>
      <w:r>
        <w:t xml:space="preserve">so the quadratic form is positive by the</w:t>
      </w:r>
      <w:r>
        <w:t xml:space="preserve"> </w:t>
      </w:r>
      <w:hyperlink r:id="rId110">
        <w:r>
          <w:rPr>
            <w:rStyle w:val="Hyperlink"/>
          </w:rPr>
          <w:t xml:space="preserve">definition of positive definite</w:t>
        </w:r>
      </w:hyperlink>
      <w:r>
        <w:t xml:space="preserve">.</w:t>
      </w:r>
      <w:r>
        <w:t xml:space="preserve"> </w:t>
      </w:r>
      <w:r>
        <w:t xml:space="preserve">If</w:t>
      </w:r>
      <w:r>
        <w:t xml:space="preserve"> </w:t>
      </w:r>
      <w:r>
        <w:t xml:space="preserve">$\mathord{\smash[b]{\underset{\raise.3ex\hbox{$\scriptstyle\sim$}}{x}}\vphantom{x}}= \mathord{\smash[b]{\underset{\raise.3ex\hbox{$\scriptstyle\sim$}}{\mu}}\vphantom{\mu}}$</w:t>
      </w:r>
      <w:r>
        <w:t xml:space="preserve">, then</w:t>
      </w:r>
      <w:r>
        <w:t xml:space="preserve"> </w:t>
      </w:r>
      <w:r>
        <w:t xml:space="preserve">$\mathord{\smash[b]{\underset{\raise.3ex\hbox{$\scriptstyle\sim$}}{x}}\vphantom{x}}- \mathord{\smash[b]{\underset{\raise.3ex\hbox{$\scriptstyle\sim$}}{\mu}}\vphantom{\mu}} = \mathord{\smash[b]{\underset{\raise.3ex\hbox{$\scriptstyle\sim$}}{0}}\vphantom{0}}$</w:t>
      </w:r>
      <w:r>
        <w:t xml:space="preserve">,</w:t>
      </w:r>
      <w:r>
        <w:t xml:space="preserve"> </w:t>
      </w:r>
      <w:r>
        <w:t xml:space="preserve">and the quadratic form is</w:t>
      </w:r>
      <w:r>
        <w:t xml:space="preserve"> </w:t>
      </w:r>
      <m:oMath>
        <m:r>
          <m:t>0</m:t>
        </m:r>
      </m:oMath>
      <w:r>
        <w:t xml:space="preserve">.</w:t>
      </w:r>
    </w:p>
    <w:bookmarkStart w:id="126" w:name="def-mahalanobis"/>
    <w:p>
      <w:pPr>
        <w:pStyle w:val="BodyText"/>
      </w:pPr>
      <w:r>
        <w:rPr>
          <w:b/>
          <w:bCs/>
        </w:rPr>
        <w:t xml:space="preserve">Definition 10 (Mahalanobis distance)</w:t>
      </w:r>
      <w:r>
        <w:t xml:space="preserve"> </w:t>
      </w:r>
      <w:r>
        <w:t xml:space="preserve">For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positive definite matrix</w:t>
      </w:r>
      <w:r>
        <w:t xml:space="preserve"> </w:t>
      </w:r>
      <m:oMath>
        <m:r>
          <m:rPr>
            <m:sty m:val="b"/>
          </m:rPr>
          <m:t>Σ</m:t>
        </m:r>
      </m:oMath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$\mathord{\smash[b]{\underset{\raise.3ex\hbox{$\scriptstyle\sim$}}{x}}\vphantom{x}}, \mathord{\smash[b]{\underset{\raise.3ex\hbox{$\scriptstyle\sim$}}{\mu}}\vphantom{\mu}} \in \mathbb{R}^p$</w:t>
      </w:r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Mahalanobis distance</w:t>
      </w:r>
      <w:r>
        <w:t xml:space="preserve"> </w:t>
      </w:r>
      <w:r>
        <w:t xml:space="preserve">from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to</w:t>
      </w:r>
      <w:r>
        <w:t xml:space="preserve"> </w:t>
      </w:r>
      <w:r>
        <w:t xml:space="preserve">$\mathord{\smash[b]{\underset{\raise.3ex\hbox{$\scriptstyle\sim$}}{\mu}}\vphantom{\mu}}$</w:t>
      </w:r>
      <w:r>
        <w:t xml:space="preserve"> </w:t>
      </w:r>
      <w:r>
        <w:t xml:space="preserve">with respect to</w:t>
      </w:r>
      <w:r>
        <w:t xml:space="preserve"> </w:t>
      </w:r>
      <m:oMath>
        <m:r>
          <m:rPr>
            <m:sty m:val="b"/>
          </m:rPr>
          <m:t>Σ</m:t>
        </m:r>
      </m:oMath>
      <w:r>
        <w:t xml:space="preserve"> </w:t>
      </w:r>
      <w:r>
        <w:t xml:space="preserve">is:</w:t>
      </w:r>
    </w:p>
    <w:p>
      <w:pPr>
        <w:pStyle w:val="BodyText"/>
      </w:pPr>
      <w:r>
        <w:t xml:space="preserve">$$
    \Delta(\mathord{\smash[b]{\underset{\raise.3ex\hbox{$\scriptstyle\sim$}}{x}}\vphantom{x}}) \stackrel{\text{def}}{=}\sqrt{{(\mathord{\smash[b]{\underset{\raise.3ex\hbox{$\scriptstyle\sim$}}{x}}\vphantom{x}}- \mathord{\smash[b]{\underset{\raise.3ex\hbox{$\scriptstyle\sim$}}{\mu}}\vphantom{\mu}})}^{\top} \mathbf{\Sigma}^{-1} (\mathord{\smash[b]{\underset{\raise.3ex\hbox{$\scriptstyle\sim$}}{x}}\vphantom{x}}- \mathord{\smash[b]{\underset{\raise.3ex\hbox{$\scriptstyle\sim$}}{\mu}}\vphantom{\mu}})}
    $$</w:t>
      </w:r>
    </w:p>
    <w:bookmarkEnd w:id="126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The square root is defined by</w:t>
      </w:r>
      <w:r>
        <w:t xml:space="preserve"> </w:t>
      </w:r>
      <w:hyperlink w:anchor="lem-mahalanobis-nonneg">
        <w:r>
          <w:rPr>
            <w:rStyle w:val="Hyperlink"/>
          </w:rPr>
          <w:t xml:space="preserve">Lemma 1</w:t>
        </w:r>
      </w:hyperlink>
      <w:r>
        <w:t xml:space="preserve">.</w:t>
      </w:r>
      <w:r>
        <w:t xml:space="preserve"> </w:t>
      </w:r>
      <w:r>
        <w:t xml:space="preserve">See also</w:t>
      </w:r>
      <w:r>
        <w:t xml:space="preserve"> </w:t>
      </w:r>
      <w:r>
        <w:t xml:space="preserve">[8]</w:t>
      </w:r>
      <w:r>
        <w:t xml:space="preserve">.</w:t>
      </w:r>
    </w:p>
    <w:bookmarkStart w:id="127" w:name="cor-mvn-mahalanobis"/>
    <w:p>
      <w:pPr>
        <w:pStyle w:val="BodyText"/>
      </w:pPr>
      <w:r>
        <w:rPr>
          <w:b/>
          <w:bCs/>
        </w:rPr>
        <w:t xml:space="preserve">Corollary 3 (The multivariate normal density decreases with Mahalanobis distance)</w:t>
      </w:r>
      <w:r>
        <w:t xml:space="preserve"> </w:t>
      </w:r>
      <w:r>
        <w:t xml:space="preserve">If</w:t>
      </w:r>
      <w:r>
        <w:t xml:space="preserve"> </w:t>
      </w:r>
      <w:r>
        <w:t xml:space="preserve">$\mathord{\smash[b]{\underset{\raise.3ex\hbox{$\scriptstyle\sim$}}{X}}\vphantom{X}}\sim \operatorname{N}_p\mathopen{}\left(\mathord{\smash[b]{\underset{\raise.3ex\hbox{$\scriptstyle\sim$}}{\mu}}\vphantom{\mu}}, \mathbf{\Sigma}\right)\mathclose{}$</w:t>
      </w:r>
      <w:r>
        <w:t xml:space="preserve">, then:</w:t>
      </w:r>
    </w:p>
    <w:p>
      <w:pPr>
        <w:pStyle w:val="BodyText"/>
      </w:pPr>
      <w:r>
        <w:t xml:space="preserve">$$
    \operatorname{p}(\mathord{\smash[b]{\underset{\raise.3ex\hbox{$\scriptstyle\sim$}}{X}}\vphantom{X}}= \mathord{\smash[b]{\underset{\raise.3ex\hbox{$\scriptstyle\sim$}}{x}}\vphantom{x}}) = \frac{1}{(2\pi)^{p/2} \det(\mathbf{\Sigma})^{1/2}} \text{e}^{-\frac{\Delta(\mathord{\smash[b]{\underset{\raise.3ex\hbox{$\scriptstyle\sim$}}{x}}\vphantom{x}})^2}{2}}
    $$</w:t>
      </w:r>
    </w:p>
    <w:p>
      <w:pPr>
        <w:pStyle w:val="FirstParagraph"/>
      </w:pPr>
      <w:r>
        <w:t xml:space="preserve">where</w:t>
      </w:r>
      <w:r>
        <w:t xml:space="preserve"> </w:t>
      </w:r>
      <m:oMath>
        <m:r>
          <m:rPr>
            <m:sty m:val="p"/>
          </m:rPr>
          <m:t>Δ</m:t>
        </m:r>
      </m:oMath>
      <w:r>
        <w:t xml:space="preserve"> </w:t>
      </w:r>
      <w:r>
        <w:t xml:space="preserve">is the Mahalanobis distance to</w:t>
      </w:r>
      <w:r>
        <w:t xml:space="preserve"> </w:t>
      </w:r>
      <w:r>
        <w:t xml:space="preserve">$\mathord{\smash[b]{\underset{\raise.3ex\hbox{$\scriptstyle\sim$}}{\mu}}\vphantom{\mu}}$</w:t>
      </w:r>
      <w:r>
        <w:t xml:space="preserve"> </w:t>
      </w:r>
      <w:r>
        <w:t xml:space="preserve">with respect to</w:t>
      </w:r>
      <w:r>
        <w:t xml:space="preserve"> </w:t>
      </w:r>
      <m:oMath>
        <m:r>
          <m:rPr>
            <m:sty m:val="b"/>
          </m:rPr>
          <m:t>Σ</m:t>
        </m:r>
      </m:oMath>
      <w:r>
        <w:t xml:space="preserve"> </w:t>
      </w:r>
      <w:r>
        <w:t xml:space="preserve">(</w:t>
      </w:r>
      <w:hyperlink w:anchor="def-mahalanobis">
        <w:r>
          <w:rPr>
            <w:rStyle w:val="Hyperlink"/>
          </w:rPr>
          <w:t xml:space="preserve">Definition 10</w:t>
        </w:r>
      </w:hyperlink>
      <w:r>
        <w:t xml:space="preserve">).</w:t>
      </w:r>
      <w:r>
        <w:t xml:space="preserve"> </w:t>
      </w:r>
      <w:r>
        <w:t xml:space="preserve">So the density is highest at</w:t>
      </w:r>
      <w:r>
        <w:t xml:space="preserve"> </w:t>
      </w:r>
      <w:r>
        <w:t xml:space="preserve">$\mathord{\smash[b]{\underset{\raise.3ex\hbox{$\scriptstyle\sim$}}{x}}\vphantom{x}}= \mathord{\smash[b]{\underset{\raise.3ex\hbox{$\scriptstyle\sim$}}{\mu}}\vphantom{\mu}}$</w:t>
      </w:r>
      <w:r>
        <w:t xml:space="preserve">,</w:t>
      </w:r>
      <w:r>
        <w:t xml:space="preserve"> </w:t>
      </w:r>
      <w:r>
        <w:t xml:space="preserve">decreases as</w:t>
      </w:r>
      <w:r>
        <w:t xml:space="preserve"> </w:t>
      </w:r>
      <w:r>
        <w:t xml:space="preserve">$\Delta(\mathord{\smash[b]{\underset{\raise.3ex\hbox{$\scriptstyle\sim$}}{x}}\vphantom{x}})$</w:t>
      </w:r>
      <w:r>
        <w:t xml:space="preserve"> </w:t>
      </w:r>
      <w:r>
        <w:t xml:space="preserve">increases,</w:t>
      </w:r>
      <w:r>
        <w:t xml:space="preserve"> </w:t>
      </w:r>
      <w:r>
        <w:t xml:space="preserve">and is the same at every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with the same</w:t>
      </w:r>
      <w:r>
        <w:t xml:space="preserve"> </w:t>
      </w:r>
      <w:r>
        <w:t xml:space="preserve">$\Delta(\mathord{\smash[b]{\underset{\raise.3ex\hbox{$\scriptstyle\sim$}}{x}}\vphantom{x}})$</w:t>
      </w:r>
      <w:r>
        <w:t xml:space="preserve">.</w:t>
      </w:r>
    </w:p>
    <w:bookmarkEnd w:id="127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Substitute</w:t>
      </w:r>
      <w:r>
        <w:t xml:space="preserve"> </w:t>
      </w:r>
      <w:hyperlink w:anchor="def-mahalanobis">
        <w:r>
          <w:rPr>
            <w:rStyle w:val="Hyperlink"/>
          </w:rPr>
          <w:t xml:space="preserve">Definition 10</w:t>
        </w:r>
      </w:hyperlink>
      <w:r>
        <w:t xml:space="preserve"> </w:t>
      </w:r>
      <w:r>
        <w:t xml:space="preserve">into</w:t>
      </w:r>
      <w:r>
        <w:t xml:space="preserve"> </w:t>
      </w:r>
      <w:hyperlink w:anchor="def-mvn">
        <w:r>
          <w:rPr>
            <w:rStyle w:val="Hyperlink"/>
          </w:rPr>
          <w:t xml:space="preserve">Definition 9</w:t>
        </w:r>
      </w:hyperlink>
      <w:r>
        <w:t xml:space="preserve">.</w:t>
      </w:r>
      <w:r>
        <w:t xml:space="preserve"> </w:t>
      </w:r>
      <w:r>
        <w:t xml:space="preserve">The function</w:t>
      </w:r>
      <w:r>
        <w:t xml:space="preserve"> </w:t>
      </w:r>
      <m:oMath>
        <m:r>
          <m:t>δ</m:t>
        </m:r>
        <m:r>
          <m:rPr>
            <m:sty m:val="p"/>
          </m:rPr>
          <m:t>↦</m:t>
        </m:r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sSup>
              <m:e>
                <m:r>
                  <m:t>δ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/</m:t>
            </m:r>
            <m:r>
              <m:t>2</m:t>
            </m:r>
          </m:sup>
        </m:sSup>
      </m:oMath>
      <w:r>
        <w:t xml:space="preserve"> </w:t>
      </w:r>
      <w:r>
        <w:t xml:space="preserve">decreases on</w:t>
      </w:r>
      <w:r>
        <w:t xml:space="preserve"> </w:t>
      </w:r>
      <m:oMath>
        <m:r>
          <m:t>δ</m:t>
        </m:r>
        <m:r>
          <m:rPr>
            <m:sty m:val="p"/>
          </m:rPr>
          <m:t>≥</m:t>
        </m:r>
        <m:r>
          <m:t>0</m:t>
        </m:r>
      </m:oMath>
      <w:r>
        <w:t xml:space="preserve">,</w:t>
      </w:r>
      <w:r>
        <w:t xml:space="preserve"> </w:t>
      </w:r>
      <w:r>
        <w:t xml:space="preserve">and by</w:t>
      </w:r>
      <w:r>
        <w:t xml:space="preserve"> </w:t>
      </w:r>
      <w:hyperlink w:anchor="lem-mahalanobis-nonneg">
        <w:r>
          <w:rPr>
            <w:rStyle w:val="Hyperlink"/>
          </w:rPr>
          <w:t xml:space="preserve">Lemma 1</w:t>
        </w:r>
      </w:hyperlink>
      <w:r>
        <w:t xml:space="preserve">,</w:t>
      </w:r>
      <w:r>
        <w:t xml:space="preserve"> </w:t>
      </w:r>
      <w:r>
        <w:t xml:space="preserve">$\Delta(\mathord{\smash[b]{\underset{\raise.3ex\hbox{$\scriptstyle\sim$}}{x}}\vphantom{x}}) = 0$</w:t>
      </w:r>
      <w:r>
        <w:t xml:space="preserve"> </w:t>
      </w:r>
      <w:r>
        <w:t xml:space="preserve">only at</w:t>
      </w:r>
      <w:r>
        <w:t xml:space="preserve"> </w:t>
      </w:r>
      <w:r>
        <w:t xml:space="preserve">$\mathord{\smash[b]{\underset{\raise.3ex\hbox{$\scriptstyle\sim$}}{x}}\vphantom{x}}= \mathord{\smash[b]{\underset{\raise.3ex\hbox{$\scriptstyle\sim$}}{\mu}}\vphantom{\mu}}$</w:t>
      </w:r>
      <w:r>
        <w:t xml:space="preserve">.</w:t>
      </w:r>
    </w:p>
    <w:bookmarkStart w:id="129" w:name="exm-mahalanobis-special"/>
    <w:p>
      <w:pPr>
        <w:pStyle w:val="BodyText"/>
      </w:pPr>
      <w:r>
        <w:rPr>
          <w:b/>
          <w:bCs/>
        </w:rPr>
        <w:t xml:space="preserve">Example 18 (Mahalanobis distance for diagonal variance matrices)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"/>
          </m:rPr>
          <m:t>Σ</m:t>
        </m:r>
      </m:oMath>
      <w:r>
        <w:t xml:space="preserve"> </w:t>
      </w:r>
      <w:r>
        <w:t xml:space="preserve">is</w:t>
      </w:r>
      <w:r>
        <w:t xml:space="preserve"> </w:t>
      </w:r>
      <w:hyperlink r:id="rId128">
        <w:r>
          <w:rPr>
            <w:rStyle w:val="Hyperlink"/>
          </w:rPr>
          <w:t xml:space="preserve">diagonal</w:t>
        </w:r>
      </w:hyperlink>
      <w:r>
        <w:t xml:space="preserve"> </w:t>
      </w:r>
      <w:r>
        <w:t xml:space="preserve">with diagonal elements</w:t>
      </w:r>
      <w:r>
        <w:t xml:space="preserve"> </w:t>
      </w:r>
      <m:oMath>
        <m:sSubSup>
          <m:e>
            <m:r>
              <m:t>σ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Sup>
          <m:e>
            <m:r>
              <m:t>σ</m:t>
            </m:r>
          </m:e>
          <m:sub>
            <m:r>
              <m:t>p</m:t>
            </m:r>
          </m:sub>
          <m:sup>
            <m:r>
              <m:t>2</m:t>
            </m:r>
          </m:sup>
        </m:sSubSup>
      </m:oMath>
      <w:r>
        <w:t xml:space="preserve">, all positive,</w:t>
      </w:r>
      <w:r>
        <w:t xml:space="preserve"> </w:t>
      </w:r>
      <w:r>
        <w:t xml:space="preserve">then</w:t>
      </w:r>
      <w:r>
        <w:t xml:space="preserve"> </w:t>
      </w:r>
      <m:oMath>
        <m:sSup>
          <m:e>
            <m:r>
              <m:rPr>
                <m:sty m:val="b"/>
              </m:rPr>
              <m:t>Σ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is diagonal with diagonal elements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sSubSup>
          <m:e>
            <m:r>
              <m:t>σ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/</m:t>
        </m:r>
        <m:sSubSup>
          <m:e>
            <m:r>
              <m:t>σ</m:t>
            </m:r>
          </m:e>
          <m:sub>
            <m:r>
              <m:t>p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(multiplying the two gives</w:t>
      </w:r>
      <w:r>
        <w:t xml:space="preserve"> </w:t>
      </w:r>
      <m:oMath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</m:oMath>
      <w:r>
        <w:t xml:space="preserve">;</w:t>
      </w:r>
      <w:r>
        <w:t xml:space="preserve"> </w:t>
      </w:r>
      <w:hyperlink r:id="rId112">
        <w:r>
          <w:rPr>
            <w:rStyle w:val="Hyperlink"/>
          </w:rPr>
          <w:t xml:space="preserve">matrix inverse</w:t>
        </w:r>
      </w:hyperlink>
      <w:r>
        <w:t xml:space="preserve">), so:</w:t>
      </w:r>
    </w:p>
    <w:p>
      <w:pPr>
        <w:pStyle w:val="BodyText"/>
      </w:pPr>
      <w:r>
        <w:t xml:space="preserve">$$
    \Delta(\mathord{\smash[b]{\underset{\raise.3ex\hbox{$\scriptstyle\sim$}}{x}}\vphantom{x}})^2 = \sum_{i=1}^p\frac{(x_i - \mu_i)^2}{\sigma^2_i}
    $$</w:t>
      </w:r>
    </w:p>
    <w:p>
      <w:pPr>
        <w:pStyle w:val="FirstParagraph"/>
      </w:pPr>
      <w:r>
        <w:t xml:space="preserve">Two special cases:</w:t>
      </w:r>
    </w:p>
    <w:p>
      <w:pPr>
        <w:pStyle w:val="Compact"/>
        <w:numPr>
          <w:ilvl w:val="0"/>
          <w:numId w:val="1009"/>
        </w:numPr>
      </w:pPr>
      <w:r>
        <w:t xml:space="preserve">If</w:t>
      </w:r>
      <w:r>
        <w:t xml:space="preserve"> </w:t>
      </w:r>
      <m:oMath>
        <m:r>
          <m:rPr>
            <m:sty m:val="b"/>
          </m:rPr>
          <m:t>Σ</m:t>
        </m:r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w:r>
        <w:t xml:space="preserve">$\Delta(\mathord{\smash[b]{\underset{\raise.3ex\hbox{$\scriptstyle\sim$}}{x}}\vphantom{x}})^2 = \sum_{i=1}^p(x_i - \mu_i)^2$</w:t>
      </w:r>
      <w:r>
        <w:t xml:space="preserve">,</w:t>
      </w:r>
      <w:r>
        <w:t xml:space="preserve"> </w:t>
      </w:r>
      <w:r>
        <w:t xml:space="preserve">so the Mahalanobis distance is the ordinary (Euclidean) distance.</w:t>
      </w:r>
    </w:p>
    <w:p>
      <w:pPr>
        <w:pStyle w:val="Compact"/>
        <w:numPr>
          <w:ilvl w:val="0"/>
          <w:numId w:val="1009"/>
        </w:numPr>
      </w:pPr>
      <w:r>
        <w:t xml:space="preserve">If</w:t>
      </w:r>
      <w:r>
        <w:t xml:space="preserve"> </w:t>
      </w:r>
      <m:oMath>
        <m:r>
          <m:rPr>
            <m:sty m:val="b"/>
          </m:rPr>
          <m:t>Σ</m:t>
        </m:r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w:r>
        <w:t xml:space="preserve">$\Delta(\mathord{\smash[b]{\underset{\raise.3ex\hbox{$\scriptstyle\sim$}}{x}}\vphantom{x}})$</w:t>
      </w:r>
      <w:r>
        <w:t xml:space="preserve"> </w:t>
      </w:r>
      <w:r>
        <w:t xml:space="preserve">is the Euclidean distance divided by</w:t>
      </w:r>
      <w:r>
        <w:t xml:space="preserve"> </w:t>
      </w:r>
      <m:oMath>
        <m:r>
          <m:t>σ</m:t>
        </m:r>
      </m:oMath>
      <w:r>
        <w:t xml:space="preserve">.</w:t>
      </w:r>
    </w:p>
    <w:p>
      <w:pPr>
        <w:pStyle w:val="FirstParagraph"/>
      </w:pPr>
      <w:r>
        <w:t xml:space="preserve">In general, each coordinate’s difference is measured</w:t>
      </w:r>
      <w:r>
        <w:t xml:space="preserve"> </w:t>
      </w:r>
      <w:r>
        <w:t xml:space="preserve">in units of that coordinate’s standard deviation.</w:t>
      </w:r>
    </w:p>
    <w:bookmarkEnd w:id="129"/>
    <w:bookmarkStart w:id="130" w:name="thm-mvn-diagonal-indpt"/>
    <w:p>
      <w:pPr>
        <w:pStyle w:val="BodyText"/>
      </w:pPr>
      <w:r>
        <w:rPr>
          <w:b/>
          <w:bCs/>
        </w:rPr>
        <w:t xml:space="preserve">Theorem 17 (A multivariate normal vector with diagonal variance has independent normal components)</w:t>
      </w:r>
      <w:r>
        <w:t xml:space="preserve"> </w:t>
      </w:r>
      <w:r>
        <w:t xml:space="preserve">If</w:t>
      </w:r>
      <w:r>
        <w:t xml:space="preserve"> </w:t>
      </w:r>
      <w:r>
        <w:t xml:space="preserve">$\mathord{\smash[b]{\underset{\raise.3ex\hbox{$\scriptstyle\sim$}}{X}}\vphantom{X}}\sim \operatorname{N}_p\mathopen{}\left(\mathord{\smash[b]{\underset{\raise.3ex\hbox{$\scriptstyle\sim$}}{\mu}}\vphantom{\mu}}, \mathbf{\Sigma}\right)\mathclose{}$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"/>
          </m:rPr>
          <m:t>Σ</m:t>
        </m:r>
      </m:oMath>
      <w:r>
        <w:t xml:space="preserve"> </w:t>
      </w:r>
      <w:r>
        <w:t xml:space="preserve">is diagonal with diagonal elements</w:t>
      </w:r>
      <w:r>
        <w:t xml:space="preserve"> </w:t>
      </w:r>
      <m:oMath>
        <m:sSubSup>
          <m:e>
            <m:r>
              <m:t>σ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Sup>
          <m:e>
            <m:r>
              <m:t>σ</m:t>
            </m:r>
          </m:e>
          <m:sub>
            <m:r>
              <m:t>p</m:t>
            </m:r>
          </m:sub>
          <m:sup>
            <m:r>
              <m:t>2</m:t>
            </m:r>
          </m:sup>
        </m:sSubSup>
      </m:oMath>
      <w:r>
        <w:t xml:space="preserve">,</w:t>
      </w:r>
      <w:r>
        <w:t xml:space="preserve"> </w:t>
      </w:r>
      <w:r>
        <w:t xml:space="preserve">then:</w:t>
      </w:r>
    </w:p>
    <w:p>
      <w:pPr>
        <w:pStyle w:val="Compact"/>
        <w:numPr>
          <w:ilvl w:val="0"/>
          <w:numId w:val="1010"/>
        </w:numPr>
      </w:pPr>
      <w:r>
        <w:t xml:space="preserve">the joint density of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is the product of the</w:t>
      </w:r>
      <w:r>
        <w:t xml:space="preserve"> </w:t>
      </w:r>
      <w:hyperlink r:id="rId11">
        <w:r>
          <w:rPr>
            <w:rStyle w:val="Hyperlink"/>
          </w:rPr>
          <w:t xml:space="preserve">normal densities</w:t>
        </w:r>
      </w:hyperlink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μ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,</m:t>
            </m:r>
            <m:sSubSup>
              <m:e>
                <m:r>
                  <m:t>σ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d>
        <m:r>
          <m:t>​</m:t>
        </m:r>
      </m:oMath>
      <w:r>
        <w:t xml:space="preserve">,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p</m:t>
        </m:r>
      </m:oMath>
      <w:r>
        <w:t xml:space="preserve">,</w:t>
      </w:r>
    </w:p>
    <w:p>
      <w:pPr>
        <w:pStyle w:val="Compact"/>
        <w:numPr>
          <w:ilvl w:val="0"/>
          <w:numId w:val="1010"/>
        </w:numPr>
      </w:pPr>
      <w:r>
        <w:t xml:space="preserve">each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μ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,</m:t>
            </m:r>
            <m:sSubSup>
              <m:e>
                <m:r>
                  <m:t>σ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d>
        <m:r>
          <m:t>​</m:t>
        </m:r>
      </m:oMath>
      <w:r>
        <w:t xml:space="preserve">, and</w:t>
      </w:r>
    </w:p>
    <w:p>
      <w:pPr>
        <w:pStyle w:val="Compact"/>
        <w:numPr>
          <w:ilvl w:val="0"/>
          <w:numId w:val="1010"/>
        </w:numPr>
      </w:pP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w:hyperlink r:id="rId23">
        <w:r>
          <w:rPr>
            <w:rStyle w:val="Hyperlink"/>
          </w:rPr>
          <w:t xml:space="preserve">independent</w:t>
        </w:r>
      </w:hyperlink>
      <w:r>
        <w:t xml:space="preserve">.</w:t>
      </w:r>
    </w:p>
    <w:bookmarkEnd w:id="13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 the</w:t>
      </w:r>
      <w:r>
        <w:t xml:space="preserve"> </w:t>
      </w:r>
      <w:hyperlink r:id="rId131">
        <w:r>
          <w:rPr>
            <w:rStyle w:val="Hyperlink"/>
          </w:rPr>
          <w:t xml:space="preserve">determinant of a diagonal matrix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det</m:t>
        </m:r>
        <m:r>
          <m:rPr>
            <m:sty m:val="p"/>
          </m:rPr>
          <m:t>(</m:t>
        </m:r>
        <m:r>
          <m:rPr>
            <m:sty m:val="b"/>
          </m:rPr>
          <m:t>Σ</m:t>
        </m:r>
        <m:r>
          <m:rPr>
            <m:sty m:val="p"/>
          </m:rPr>
          <m:t>)</m:t>
        </m:r>
        <m:r>
          <m:rPr>
            <m:sty m:val="p"/>
          </m:rPr>
          <m:t>=</m:t>
        </m:r>
        <m:nary>
          <m:naryPr>
            <m:chr m:val="∏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p</m:t>
            </m:r>
          </m:sup>
          <m:e>
            <m:sSubSup>
              <m:e>
                <m:r>
                  <m:t>σ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nary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det</m:t>
        </m:r>
        <m:r>
          <m:rPr>
            <m:sty m:val="p"/>
          </m:rPr>
          <m:t>(</m:t>
        </m:r>
        <m:r>
          <m:rPr>
            <m:sty m:val="b"/>
          </m:rPr>
          <m:t>Σ</m:t>
        </m:r>
        <m:sSup>
          <m:e>
            <m:r>
              <m:rPr>
                <m:sty m:val="p"/>
              </m:rPr>
              <m:t>)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t>2</m:t>
            </m:r>
          </m:sup>
        </m:sSup>
        <m:r>
          <m:rPr>
            <m:sty m:val="p"/>
          </m:rPr>
          <m:t>=</m:t>
        </m:r>
        <m:nary>
          <m:naryPr>
            <m:chr m:val="∏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p</m:t>
            </m:r>
          </m:sup>
          <m:e>
            <m:sSub>
              <m:e>
                <m:r>
                  <m:t>σ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.</w:t>
      </w:r>
      <w:r>
        <w:t xml:space="preserve"> </w:t>
      </w:r>
      <w:r>
        <w:t xml:space="preserve">Using</w:t>
      </w:r>
      <w:r>
        <w:t xml:space="preserve"> </w:t>
      </w:r>
      <w:hyperlink w:anchor="exm-mahalanobis-special">
        <w:r>
          <w:rPr>
            <w:rStyle w:val="Hyperlink"/>
          </w:rPr>
          <w:t xml:space="preserve">Example 18</w:t>
        </w:r>
      </w:hyperlink>
      <w:r>
        <w:t xml:space="preserve"> </w:t>
      </w:r>
      <w:r>
        <w:t xml:space="preserve">for the quadratic form:</w:t>
      </w:r>
    </w:p>
    <w:p>
      <w:pPr>
        <w:pStyle w:val="BodyText"/>
      </w:pPr>
      <w:r>
        <w:t xml:space="preserve">$$
    \begin{aligned}
    \operatorname{p}(\mathord{\smash[b]{\underset{\raise.3ex\hbox{$\scriptstyle\sim$}}{X}}\vphantom{X}}= \mathord{\smash[b]{\underset{\raise.3ex\hbox{$\scriptstyle\sim$}}{x}}\vphantom{x}})
    &amp;= \frac{1}{(2\pi)^{p/2} \prod_{i=1}^p \sigma_i}
    \text{e}^{-\frac{1}{2} \sum_{i=1}^p\frac{(x_i - \mu_i)^2}{\sigma^2_i}}
    &amp;&amp; \text{(substitute)} \\
    &amp;= \prod_{i=1}^p \frac{1}{\sigma_i \sqrt{2\pi}}
    \text{e}^{-\frac{(x_i - \mu_i)^2}{2\sigma^2_i}}
    &amp;&amp; \text{(} \text{e}^{a + b} = \text{e}^{a}\text{e}^{b} \text{)}
    \end{aligned}
    $$</w:t>
      </w:r>
    </w:p>
    <w:p>
      <w:pPr>
        <w:pStyle w:val="FirstParagraph"/>
      </w:pPr>
      <w:r>
        <w:t xml:space="preserve">which is the product of the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μ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,</m:t>
            </m:r>
            <m:sSubSup>
              <m:e>
                <m:r>
                  <m:t>σ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d>
        <m:r>
          <m:t>​</m:t>
        </m:r>
      </m:oMath>
      <w:r>
        <w:t xml:space="preserve"> </w:t>
      </w:r>
      <w:r>
        <w:t xml:space="preserve">densities.</w:t>
      </w:r>
      <w:r>
        <w:t xml:space="preserve"> </w:t>
      </w:r>
      <w:r>
        <w:t xml:space="preserve">Integrating out every coordinate except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each other factor integrates to 1</w:t>
      </w:r>
      <w:r>
        <w:t xml:space="preserve"> </w:t>
      </w:r>
      <w:r>
        <w:t xml:space="preserve">(</w:t>
      </w:r>
      <w:hyperlink r:id="rId132">
        <w:r>
          <w:rPr>
            <w:rStyle w:val="Hyperlink"/>
          </w:rPr>
          <w:t xml:space="preserve">the normal density integrates to 1</w:t>
        </w:r>
      </w:hyperlink>
      <w:r>
        <w:t xml:space="preserve">),</w:t>
      </w:r>
      <w:r>
        <w:t xml:space="preserve"> </w:t>
      </w:r>
      <w:r>
        <w:t xml:space="preserve">leaving the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μ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,</m:t>
            </m:r>
            <m:sSubSup>
              <m:e>
                <m:r>
                  <m:t>σ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d>
        <m:r>
          <m:t>​</m:t>
        </m:r>
      </m:oMath>
      <w:r>
        <w:t xml:space="preserve"> </w:t>
      </w:r>
      <w:r>
        <w:t xml:space="preserve">density as the density of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(</w:t>
      </w:r>
      <w:hyperlink r:id="rId133">
        <w:r>
          <w:rPr>
            <w:rStyle w:val="Hyperlink"/>
          </w:rPr>
          <w:t xml:space="preserve">marginal density from a joint density</w:t>
        </w:r>
      </w:hyperlink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variables).</w:t>
      </w:r>
      <w:r>
        <w:t xml:space="preserve"> </w:t>
      </w:r>
      <w:r>
        <w:t xml:space="preserve">So the joint density is the product of the marginal densities,</w:t>
      </w:r>
      <w:r>
        <w:t xml:space="preserve"> </w:t>
      </w:r>
      <w:r>
        <w:t xml:space="preserve">and the components are independent by</w:t>
      </w:r>
      <w:r>
        <w:t xml:space="preserve"> </w:t>
      </w:r>
      <w:hyperlink r:id="rId134">
        <w:r>
          <w:rPr>
            <w:rStyle w:val="Hyperlink"/>
          </w:rPr>
          <w:t xml:space="preserve">the factorization theorem for densities</w:t>
        </w:r>
      </w:hyperlink>
      <w:r>
        <w:t xml:space="preserve">,</w:t>
      </w:r>
      <w:r>
        <w:t xml:space="preserve"> </w:t>
      </w:r>
      <w:r>
        <w:t xml:space="preserve">extended to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variables as its remark describes.</w:t>
      </w:r>
    </w:p>
    <w:bookmarkStart w:id="135" w:name="cor-mvn-uncorrelated-indpt"/>
    <w:p>
      <w:pPr>
        <w:pStyle w:val="BodyText"/>
      </w:pPr>
      <w:r>
        <w:rPr>
          <w:b/>
          <w:bCs/>
        </w:rPr>
        <w:t xml:space="preserve">Corollary 4 (For a multivariate normal vector, uncorrelated components are independent)</w:t>
      </w:r>
      <w:r>
        <w:t xml:space="preserve"> </w:t>
      </w:r>
      <w:r>
        <w:t xml:space="preserve">If</w:t>
      </w:r>
      <w:r>
        <w:t xml:space="preserve"> </w:t>
      </w:r>
      <w:r>
        <w:t xml:space="preserve">$\mathord{\smash[b]{\underset{\raise.3ex\hbox{$\scriptstyle\sim$}}{X}}\vphantom{X}}\sim \operatorname{N}_p\mathopen{}\left(\mathord{\smash[b]{\underset{\raise.3ex\hbox{$\scriptstyle\sim$}}{\mu}}\vphantom{\mu}}, \mathbf{\Sigma}\right)\mathclose{}$</w:t>
      </w:r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are independent</w:t>
      </w:r>
      <w:r>
        <w:t xml:space="preserve"> </w:t>
      </w:r>
      <w:r>
        <w:t xml:space="preserve">if and only if</w:t>
      </w:r>
      <w:r>
        <w:t xml:space="preserve"> </w:t>
      </w:r>
      <m:oMath>
        <m:r>
          <m:rPr>
            <m:sty m:val="b"/>
          </m:rPr>
          <m:t>Σ</m:t>
        </m:r>
      </m:oMath>
      <w:r>
        <w:t xml:space="preserve"> </w:t>
      </w:r>
      <w:r>
        <w:t xml:space="preserve">is diagonal,</w:t>
      </w:r>
      <w:r>
        <w:t xml:space="preserve"> </w:t>
      </w:r>
      <w:r>
        <w:t xml:space="preserve">that is, if and only if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j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i</m:t>
        </m:r>
        <m:r>
          <m:rPr>
            <m:sty m:val="p"/>
          </m:rPr>
          <m:t>≠</m:t>
        </m:r>
        <m:r>
          <m:t>j</m:t>
        </m:r>
      </m:oMath>
      <w:r>
        <w:t xml:space="preserve">.</w:t>
      </w:r>
    </w:p>
    <w:bookmarkEnd w:id="135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thm-mvn-moments">
        <w:r>
          <w:rPr>
            <w:rStyle w:val="Hyperlink"/>
          </w:rPr>
          <w:t xml:space="preserve">Theorem 16</w:t>
        </w:r>
      </w:hyperlink>
      <w:r>
        <w:t xml:space="preserve">,</w:t>
      </w:r>
      <w:r>
        <w:t xml:space="preserve"> </w:t>
      </w:r>
      <w:r>
        <w:t xml:space="preserve">$\operatorname{Var}\mathopen{}\left(\mathord{\smash[b]{\underset{\raise.3ex\hbox{$\scriptstyle\sim$}}{X}}\vphantom{X}}\right)\mathclose{} = \mathbf{\Sigma}$</w:t>
      </w:r>
      <w:r>
        <w:t xml:space="preserve">,</w:t>
      </w:r>
      <w:r>
        <w:t xml:space="preserve"> </w:t>
      </w:r>
      <w:r>
        <w:t xml:space="preserve">whose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-th element is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j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(</w:t>
      </w:r>
      <w:hyperlink r:id="rId136">
        <w:r>
          <w:rPr>
            <w:rStyle w:val="Hyperlink"/>
          </w:rPr>
          <w:t xml:space="preserve">elements of the variance matrix</w:t>
        </w:r>
      </w:hyperlink>
      <w:r>
        <w:t xml:space="preserve">).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"/>
          </m:rPr>
          <m:t>Σ</m:t>
        </m:r>
      </m:oMath>
      <w:r>
        <w:t xml:space="preserve"> </w:t>
      </w:r>
      <w:r>
        <w:t xml:space="preserve">is diagonal,</w:t>
      </w:r>
      <w:r>
        <w:t xml:space="preserve"> </w:t>
      </w:r>
      <w:r>
        <w:t xml:space="preserve">the components are independent by</w:t>
      </w:r>
      <w:r>
        <w:t xml:space="preserve"> </w:t>
      </w:r>
      <w:hyperlink w:anchor="thm-mvn-diagonal-indpt">
        <w:r>
          <w:rPr>
            <w:rStyle w:val="Hyperlink"/>
          </w:rPr>
          <w:t xml:space="preserve">Theorem 17</w:t>
        </w:r>
      </w:hyperlink>
      <w:r>
        <w:t xml:space="preserve">.</w:t>
      </w:r>
      <w:r>
        <w:t xml:space="preserve"> </w:t>
      </w:r>
      <w:r>
        <w:t xml:space="preserve">If the components are independent, then:</w:t>
      </w:r>
    </w:p>
    <w:p>
      <w:pPr>
        <w:pStyle w:val="Compact"/>
        <w:numPr>
          <w:ilvl w:val="0"/>
          <w:numId w:val="1011"/>
        </w:numPr>
      </w:pPr>
      <w:r>
        <w:t xml:space="preserve">each pair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with</w:t>
      </w:r>
      <w:r>
        <w:t xml:space="preserve"> </w:t>
      </w:r>
      <m:oMath>
        <m:r>
          <m:t>i</m:t>
        </m:r>
        <m:r>
          <m:rPr>
            <m:sty m:val="p"/>
          </m:rPr>
          <m:t>≠</m:t>
        </m:r>
        <m:r>
          <m:t>j</m:t>
        </m:r>
      </m:oMath>
      <w:r>
        <w:t xml:space="preserve"> </w:t>
      </w:r>
      <w:r>
        <w:t xml:space="preserve">is independent,</w:t>
      </w:r>
    </w:p>
    <w:p>
      <w:pPr>
        <w:pStyle w:val="Compact"/>
        <w:numPr>
          <w:ilvl w:val="0"/>
          <w:numId w:val="1011"/>
        </w:numPr>
      </w:pPr>
      <w:r>
        <w:t xml:space="preserve">each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continuous, with the density left</w:t>
      </w:r>
      <w:r>
        <w:t xml:space="preserve"> </w:t>
      </w:r>
      <w:r>
        <w:t xml:space="preserve">after integrating out the other coordinates of the joint density</w:t>
      </w:r>
      <w:r>
        <w:t xml:space="preserve"> </w:t>
      </w:r>
      <w:r>
        <w:t xml:space="preserve">(</w:t>
      </w:r>
      <w:hyperlink r:id="rId133">
        <w:r>
          <w:rPr>
            <w:rStyle w:val="Hyperlink"/>
          </w:rPr>
          <w:t xml:space="preserve">marginal density from a joint density</w:t>
        </w:r>
      </w:hyperlink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variables), and</w:t>
      </w:r>
    </w:p>
    <w:p>
      <w:pPr>
        <w:pStyle w:val="Compact"/>
        <w:numPr>
          <w:ilvl w:val="0"/>
          <w:numId w:val="1011"/>
        </w:numPr>
      </w:pP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bSup>
              <m:e>
                <m:r>
                  <m:t>X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because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</m:oMath>
      <w:r>
        <w:t xml:space="preserve">, the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i</m:t>
        </m:r>
        <m:r>
          <m:rPr>
            <m:sty m:val="p"/>
          </m:rPr>
          <m:t>)</m:t>
        </m:r>
      </m:oMath>
      <w:r>
        <w:t xml:space="preserve">-th element of</w:t>
      </w:r>
      <w:r>
        <w:t xml:space="preserve"> </w:t>
      </w:r>
      <m:oMath>
        <m:r>
          <m:rPr>
            <m:sty m:val="b"/>
          </m:rPr>
          <m:t>Σ</m:t>
        </m:r>
      </m:oMath>
      <w:r>
        <w:t xml:space="preserve">, is defined,</w:t>
      </w:r>
      <w:r>
        <w:t xml:space="preserve"> </w:t>
      </w:r>
      <w:r>
        <w:t xml:space="preserve">and a</w:t>
      </w:r>
      <w:r>
        <w:t xml:space="preserve"> </w:t>
      </w:r>
      <w:hyperlink r:id="rId137">
        <w:r>
          <w:rPr>
            <w:rStyle w:val="Hyperlink"/>
          </w:rPr>
          <w:t xml:space="preserve">variance</w:t>
        </w:r>
      </w:hyperlink>
      <w:r>
        <w:t xml:space="preserve"> </w:t>
      </w:r>
      <w:r>
        <w:t xml:space="preserve">is defined</w:t>
      </w:r>
      <w:r>
        <w:t xml:space="preserve"> </w:t>
      </w:r>
      <w:r>
        <w:t xml:space="preserve">only when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bSup>
              <m:e>
                <m:r>
                  <m:t>X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.</w:t>
      </w:r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b"/>
          </m:rPr>
          <m:t>Σ</m:t>
        </m:r>
      </m:oMath>
      <w:r>
        <w:t xml:space="preserve"> </w:t>
      </w:r>
      <w:r>
        <w:t xml:space="preserve">is diagonal by</w:t>
      </w:r>
      <w:r>
        <w:t xml:space="preserve"> </w:t>
      </w:r>
      <w:hyperlink r:id="rId31">
        <w:r>
          <w:rPr>
            <w:rStyle w:val="Hyperlink"/>
          </w:rPr>
          <w:t xml:space="preserve">independent components give a diagonal variance matrix</w:t>
        </w:r>
      </w:hyperlink>
      <w:r>
        <w:t xml:space="preserve">.</w:t>
      </w:r>
    </w:p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In general, uncorrelated random variables need not be independent</w:t>
      </w:r>
      <w:r>
        <w:t xml:space="preserve"> </w:t>
      </w:r>
      <w:r>
        <w:t xml:space="preserve">(</w:t>
      </w:r>
      <w:hyperlink r:id="rId138">
        <w:r>
          <w:rPr>
            <w:rStyle w:val="Hyperlink"/>
          </w:rPr>
          <w:t xml:space="preserve">an example</w:t>
        </w:r>
      </w:hyperlink>
      <w:r>
        <w:t xml:space="preserve">).</w:t>
      </w:r>
      <w:r>
        <w:t xml:space="preserve"> </w:t>
      </w:r>
      <w:hyperlink w:anchor="cor-mvn-uncorrelated-indpt">
        <w:r>
          <w:rPr>
            <w:rStyle w:val="Hyperlink"/>
          </w:rPr>
          <w:t xml:space="preserve">Corollary 4</w:t>
        </w:r>
      </w:hyperlink>
      <w:r>
        <w:t xml:space="preserve"> </w:t>
      </w:r>
      <w:r>
        <w:t xml:space="preserve">needs the whole vector to be multivariate normal:</w:t>
      </w:r>
      <w:r>
        <w:t xml:space="preserve"> </w:t>
      </w:r>
      <w:r>
        <w:t xml:space="preserve">two random variables that are each normal and uncorrelated</w:t>
      </w:r>
      <w:r>
        <w:t xml:space="preserve"> </w:t>
      </w:r>
      <w:r>
        <w:t xml:space="preserve">can still be dependent</w:t>
      </w:r>
      <w:r>
        <w:t xml:space="preserve"> </w:t>
      </w:r>
      <w:r>
        <w:t xml:space="preserve">(</w:t>
      </w:r>
      <w:hyperlink r:id="rId139">
        <w:r>
          <w:rPr>
            <w:rStyle w:val="Hyperlink"/>
          </w:rPr>
          <w:t xml:space="preserve">https://en.wikipedia.org/wiki/Normally_distributed_and_uncorrelated_does_not_imply_independent</w:t>
        </w:r>
      </w:hyperlink>
      <w:r>
        <w:t xml:space="preserve">).</w:t>
      </w:r>
    </w:p>
    <w:bookmarkStart w:id="141" w:name="thm-mahalanobis-eigen"/>
    <w:p>
      <w:pPr>
        <w:pStyle w:val="BodyText"/>
      </w:pPr>
      <w:r>
        <w:rPr>
          <w:b/>
          <w:bCs/>
        </w:rPr>
        <w:t xml:space="preserve">Theorem 18 (Mahalanobis distance in eigenvector coordinates)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"/>
          </m:rPr>
          <m:t>Σ</m:t>
        </m:r>
      </m:oMath>
      <w:r>
        <w:t xml:space="preserve"> </w:t>
      </w:r>
      <w:r>
        <w:t xml:space="preserve">be positive definite, with</w:t>
      </w:r>
      <w:r>
        <w:t xml:space="preserve"> </w:t>
      </w:r>
      <w:hyperlink r:id="rId140">
        <w:r>
          <w:rPr>
            <w:rStyle w:val="Hyperlink"/>
          </w:rPr>
          <w:t xml:space="preserve">eigendecomposition</w:t>
        </w:r>
      </w:hyperlink>
      <w:r>
        <w:t xml:space="preserve"> </w:t>
      </w:r>
      <m:oMath>
        <m:r>
          <m:rPr>
            <m:sty m:val="b"/>
          </m:rPr>
          <m:t>Σ</m:t>
        </m:r>
        <m:r>
          <m:rPr>
            <m:sty m:val="p"/>
          </m:rPr>
          <m:t>=</m:t>
        </m:r>
        <m:r>
          <m:rPr>
            <m:sty m:val="bi"/>
          </m:rPr>
          <m:t>Q</m:t>
        </m:r>
        <m:r>
          <m:rPr>
            <m:sty m:val="b"/>
          </m:rPr>
          <m:t>Λ</m:t>
        </m:r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has columns</w:t>
      </w:r>
      <w:r>
        <w:t xml:space="preserve"> </w:t>
      </w:r>
      <w:r>
        <w:t xml:space="preserve">$\mathord{\smash[b]{\underset{\raise.3ex\hbox{$\scriptstyle\sim$}}{q}}\vphantom{q}}_1, \ldots, \mathord{\smash[b]{\underset{\raise.3ex\hbox{$\scriptstyle\sim$}}{q}}\vphantom{q}}_p$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"/>
          </m:rPr>
          <m:t>Λ</m:t>
        </m:r>
      </m:oMath>
      <w:r>
        <w:t xml:space="preserve"> </w:t>
      </w:r>
      <w:r>
        <w:t xml:space="preserve">has diagonal elements</w:t>
      </w:r>
      <w:r>
        <w:t xml:space="preserve"> </w:t>
      </w:r>
      <m:oMath>
        <m:sSub>
          <m:e>
            <m:r>
              <m:t>λ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λ</m:t>
            </m:r>
          </m:e>
          <m:sub>
            <m:r>
              <m:t>p</m:t>
            </m:r>
          </m:sub>
        </m:sSub>
      </m:oMath>
      <w:r>
        <w:t xml:space="preserve">.</w:t>
      </w:r>
      <w:r>
        <w:t xml:space="preserve"> </w:t>
      </w:r>
      <w:r>
        <w:t xml:space="preserve">Then:</w:t>
      </w:r>
    </w:p>
    <w:p>
      <w:pPr>
        <w:pStyle w:val="BodyText"/>
      </w:pPr>
      <w:r>
        <w:t xml:space="preserve">$$
    \Delta(\mathord{\smash[b]{\underset{\raise.3ex\hbox{$\scriptstyle\sim$}}{x}}\vphantom{x}})^2 = \sum_{i=1}^p\frac{\mathopen{}\left({\mathord{\smash[b]{\underset{\raise.3ex\hbox{$\scriptstyle\sim$}}{q}}\vphantom{q}}_i}^{\top}(\mathord{\smash[b]{\underset{\raise.3ex\hbox{$\scriptstyle\sim$}}{x}}\vphantom{x}}- \mathord{\smash[b]{\underset{\raise.3ex\hbox{$\scriptstyle\sim$}}{\mu}}\vphantom{\mu}})\right)\mathclose{}^2}{\lambda_i}
    $$</w:t>
      </w:r>
    </w:p>
    <w:bookmarkEnd w:id="14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w:r>
        <w:t xml:space="preserve">$\mathord{\smash[b]{\underset{\raise.3ex\hbox{$\scriptstyle\sim$}}{y}}\vphantom{y}} = {\mathbf{Q}}^{\top}(\mathord{\smash[b]{\underset{\raise.3ex\hbox{$\scriptstyle\sim$}}{x}}\vphantom{x}}- \mathord{\smash[b]{\underset{\raise.3ex\hbox{$\scriptstyle\sim$}}{\mu}}\vphantom{\mu}})$</w:t>
      </w:r>
      <w:r>
        <w:t xml:space="preserve">,</w:t>
      </w:r>
      <w:r>
        <w:t xml:space="preserve"> </w:t>
      </w:r>
      <w:r>
        <w:t xml:space="preserve">whose</w:t>
      </w:r>
      <w:r>
        <w:t xml:space="preserve"> </w:t>
      </w:r>
      <m:oMath>
        <m:r>
          <m:t>i</m:t>
        </m:r>
      </m:oMath>
      <w:r>
        <w:t xml:space="preserve">-th element is</w:t>
      </w:r>
      <w:r>
        <w:t xml:space="preserve"> </w:t>
      </w:r>
      <w:r>
        <w:t xml:space="preserve">$y_i = {\mathord{\smash[b]{\underset{\raise.3ex\hbox{$\scriptstyle\sim$}}{q}}\vphantom{q}}_i}^{\top}(\mathord{\smash[b]{\underset{\raise.3ex\hbox{$\scriptstyle\sim$}}{x}}\vphantom{x}}- \mathord{\smash[b]{\underset{\raise.3ex\hbox{$\scriptstyle\sim$}}{\mu}}\vphantom{\mu}})$</w:t>
      </w:r>
      <w:r>
        <w:t xml:space="preserve">.</w:t>
      </w:r>
      <w:r>
        <w:t xml:space="preserve"> </w:t>
      </w:r>
      <w:r>
        <w:t xml:space="preserve">By the</w:t>
      </w:r>
      <w:r>
        <w:t xml:space="preserve"> </w:t>
      </w:r>
      <w:hyperlink r:id="rId115">
        <w:r>
          <w:rPr>
            <w:rStyle w:val="Hyperlink"/>
          </w:rPr>
          <w:t xml:space="preserve">inverse of a positive definite matrix</w:t>
        </w:r>
      </w:hyperlink>
      <w:r>
        <w:t xml:space="preserve">,</w:t>
      </w:r>
      <w:r>
        <w:t xml:space="preserve"> </w:t>
      </w:r>
      <m:oMath>
        <m:sSup>
          <m:e>
            <m:r>
              <m:rPr>
                <m:sty m:val="b"/>
              </m:rPr>
              <m:t>Σ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Q</m:t>
        </m:r>
        <m:sSup>
          <m:e>
            <m:r>
              <m:rPr>
                <m:sty m:val="b"/>
              </m:rPr>
              <m:t>Λ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  <w:r>
        <w:t xml:space="preserve"> </w:t>
      </w:r>
      <w:r>
        <w:t xml:space="preserve">with every</w:t>
      </w:r>
      <w:r>
        <w:t xml:space="preserve"> </w:t>
      </w:r>
      <m:oMath>
        <m:sSub>
          <m:e>
            <m:r>
              <m:t>λ</m:t>
            </m:r>
          </m:e>
          <m:sub>
            <m:r>
              <m:t>i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. So:</w:t>
      </w:r>
    </w:p>
    <w:p>
      <w:pPr>
        <w:pStyle w:val="BodyText"/>
      </w:pPr>
      <w:r>
        <w:t xml:space="preserve">$$
    \begin{aligned}
    \Delta(\mathord{\smash[b]{\underset{\raise.3ex\hbox{$\scriptstyle\sim$}}{x}}\vphantom{x}})^2
    &amp;= {(\mathord{\smash[b]{\underset{\raise.3ex\hbox{$\scriptstyle\sim$}}{x}}\vphantom{x}}- \mathord{\smash[b]{\underset{\raise.3ex\hbox{$\scriptstyle\sim$}}{\mu}}\vphantom{\mu}})}^{\top} \mathbf{Q}\mathbf{\Lambda}^{-1}{\mathbf{Q}}^{\top} (\mathord{\smash[b]{\underset{\raise.3ex\hbox{$\scriptstyle\sim$}}{x}}\vphantom{x}}- \mathord{\smash[b]{\underset{\raise.3ex\hbox{$\scriptstyle\sim$}}{\mu}}\vphantom{\mu}})
    &amp;&amp; \text{(definition; substitute } \mathbf{\Sigma}^{-1} \text{)} \\
    &amp;= {\mathord{\smash[b]{\underset{\raise.3ex\hbox{$\scriptstyle\sim$}}{y}}\vphantom{y}}}^{\top} \mathbf{\Lambda}^{-1} \mathord{\smash[b]{\underset{\raise.3ex\hbox{$\scriptstyle\sim$}}{y}}\vphantom{y}}
    &amp;&amp; \text{(} {(\mathord{\smash[b]{\underset{\raise.3ex\hbox{$\scriptstyle\sim$}}{x}}\vphantom{x}}- \mathord{\smash[b]{\underset{\raise.3ex\hbox{$\scriptstyle\sim$}}{\mu}}\vphantom{\mu}})}^{\top}\mathbf{Q} = {\mathord{\smash[b]{\underset{\raise.3ex\hbox{$\scriptstyle\sim$}}{y}}\vphantom{y}}}^{\top} \text{)} \\
    &amp;= \sum_{i=1}^p\frac{y_i^2}{\lambda_i}
    &amp;&amp; \text{(} \mathbf{\Lambda}^{-1} \text{ is diagonal)}
    \end{aligned}
    $$</w:t>
      </w:r>
    </w:p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the coordinate of</w:t>
      </w:r>
      <w:r>
        <w:t xml:space="preserve"> </w:t>
      </w:r>
      <w:r>
        <w:t xml:space="preserve">$\mathord{\smash[b]{\underset{\raise.3ex\hbox{$\scriptstyle\sim$}}{x}}\vphantom{x}}- \mathord{\smash[b]{\underset{\raise.3ex\hbox{$\scriptstyle\sim$}}{\mu}}\vphantom{\mu}}$</w:t>
      </w:r>
      <w:r>
        <w:t xml:space="preserve"> </w:t>
      </w:r>
      <w:r>
        <w:t xml:space="preserve">along the eigenvector</w:t>
      </w:r>
      <w:r>
        <w:t xml:space="preserve"> </w:t>
      </w:r>
      <w:r>
        <w:t xml:space="preserve">$\mathord{\smash[b]{\underset{\raise.3ex\hbox{$\scriptstyle\sim$}}{q}}\vphantom{q}}_i$</w:t>
      </w:r>
      <w:r>
        <w:t xml:space="preserve">.</w:t>
      </w:r>
      <w:r>
        <w:t xml:space="preserve"> </w:t>
      </w:r>
      <w:r>
        <w:t xml:space="preserve">So the set of points at Mahalanobis distance</w:t>
      </w:r>
      <w:r>
        <w:t xml:space="preserve"> </w:t>
      </w:r>
      <m:oMath>
        <m:r>
          <m:t>δ</m:t>
        </m:r>
      </m:oMath>
      <w:r>
        <w:t xml:space="preserve"> </w:t>
      </w:r>
      <w:r>
        <w:t xml:space="preserve">from</w:t>
      </w:r>
      <w:r>
        <w:t xml:space="preserve"> </w:t>
      </w:r>
      <w:r>
        <w:t xml:space="preserve">$\mathord{\smash[b]{\underset{\raise.3ex\hbox{$\scriptstyle\sim$}}{\mu}}\vphantom{\mu}}$</w:t>
      </w:r>
      <w:r>
        <w:t xml:space="preserve">,</w:t>
      </w:r>
      <w:r>
        <w:t xml:space="preserve"> </w:t>
      </w:r>
      <w:r>
        <w:t xml:space="preserve">where the multivariate normal density is constant (</w:t>
      </w:r>
      <w:hyperlink w:anchor="cor-mvn-mahalanobis">
        <w:r>
          <w:rPr>
            <w:rStyle w:val="Hyperlink"/>
          </w:rPr>
          <w:t xml:space="preserve">Corollary 3</w:t>
        </w:r>
      </w:hyperlink>
      <w:r>
        <w:t xml:space="preserve">),</w:t>
      </w:r>
      <w:r>
        <w:t xml:space="preserve"> </w:t>
      </w:r>
      <w:r>
        <w:t xml:space="preserve">is an ellipse (</w:t>
      </w:r>
      <m:oMath>
        <m:r>
          <m:t>p</m:t>
        </m:r>
        <m:r>
          <m:rPr>
            <m:sty m:val="p"/>
          </m:rPr>
          <m:t>=</m:t>
        </m:r>
        <m:r>
          <m:t>2</m:t>
        </m:r>
      </m:oMath>
      <w:r>
        <w:t xml:space="preserve">) or ellipsoid</w:t>
      </w:r>
      <w:r>
        <w:t xml:space="preserve"> </w:t>
      </w:r>
      <w:r>
        <w:t xml:space="preserve">centered at</w:t>
      </w:r>
      <w:r>
        <w:t xml:space="preserve"> </w:t>
      </w:r>
      <w:r>
        <w:t xml:space="preserve">$\mathord{\smash[b]{\underset{\raise.3ex\hbox{$\scriptstyle\sim$}}{\mu}}\vphantom{\mu}}$</w:t>
      </w:r>
      <w:r>
        <w:t xml:space="preserve">,</w:t>
      </w:r>
      <w:r>
        <w:t xml:space="preserve"> </w:t>
      </w:r>
      <w:r>
        <w:t xml:space="preserve">with axes along the eigenvectors of</w:t>
      </w:r>
      <w:r>
        <w:t xml:space="preserve"> </w:t>
      </w:r>
      <m:oMath>
        <m:r>
          <m:rPr>
            <m:sty m:val="b"/>
          </m:rPr>
          <m:t>Σ</m:t>
        </m:r>
      </m:oMath>
      <w:r>
        <w:t xml:space="preserve"> </w:t>
      </w:r>
      <w:r>
        <w:t xml:space="preserve">and half-length</w:t>
      </w:r>
      <w:r>
        <w:t xml:space="preserve"> </w:t>
      </w:r>
      <m:oMath>
        <m:r>
          <m:t>δ</m:t>
        </m:r>
        <m:rad>
          <m:radPr>
            <m:degHide m:val="on"/>
          </m:radPr>
          <m:deg/>
          <m:e>
            <m:sSub>
              <m:e>
                <m:r>
                  <m:t>λ</m:t>
                </m:r>
              </m:e>
              <m:sub>
                <m:r>
                  <m:t>i</m:t>
                </m:r>
              </m:sub>
            </m:sSub>
          </m:e>
        </m:rad>
      </m:oMath>
      <w:r>
        <w:t xml:space="preserve"> </w:t>
      </w:r>
      <w:r>
        <w:t xml:space="preserve">along</w:t>
      </w:r>
      <w:r>
        <w:t xml:space="preserve"> </w:t>
      </w:r>
      <w:r>
        <w:t xml:space="preserve">$\mathord{\smash[b]{\underset{\raise.3ex\hbox{$\scriptstyle\sim$}}{q}}\vphantom{q}}_i$</w:t>
      </w:r>
      <w:r>
        <w:t xml:space="preserve">.</w:t>
      </w:r>
    </w:p>
    <w:bookmarkStart w:id="143" w:name="exm-mahalanobis-eigen"/>
    <w:p>
      <w:pPr>
        <w:pStyle w:val="BodyText"/>
      </w:pPr>
      <w:r>
        <w:rPr>
          <w:b/>
          <w:bCs/>
        </w:rPr>
        <w:t xml:space="preserve">Example 19 (Elliptical contours of a bivariate normal density)</w:t>
      </w:r>
      <w:r>
        <w:t xml:space="preserve"> </w:t>
      </w:r>
      <w:r>
        <w:t xml:space="preserve">Let</w:t>
      </w:r>
      <w:r>
        <w:t xml:space="preserve"> </w:t>
      </w:r>
      <w:r>
        <w:t xml:space="preserve">$\mathord{\smash[b]{\underset{\raise.3ex\hbox{$\scriptstyle\sim$}}{\mu}}\vphantom{\mu}} = \mathord{\smash[b]{\underset{\raise.3ex\hbox{$\scriptstyle\sim$}}{0}}\vphantom{0}}$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"/>
          </m:rPr>
          <m:t>Σ</m:t>
        </m:r>
        <m:r>
          <m:rPr>
            <m:sty m:val="p"/>
          </m:rPr>
          <m:t>=</m:t>
        </m:r>
        <m:d>
          <m:dPr>
            <m:begChr m:val="("/>
            <m:sepChr m:val=""/>
            <m:endChr m:val=")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r>
        <w:t xml:space="preserve">which has eigenvalues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with eigenvectors</w:t>
      </w:r>
      <w:r>
        <w:t xml:space="preserve"> </w:t>
      </w:r>
      <w:r>
        <w:t xml:space="preserve">$\mathord{\smash[b]{\underset{\raise.3ex\hbox{$\scriptstyle\sim$}}{q}}\vphantom{q}}_1 = \frac{1}{\sqrt{2}}{(1, 1)}^{\top}$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$\mathord{\smash[b]{\underset{\raise.3ex\hbox{$\scriptstyle\sim$}}{q}}\vphantom{q}}_2 = \frac{1}{\sqrt{2}}{(1, -1)}^{\top}$</w:t>
      </w:r>
      <w:r>
        <w:t xml:space="preserve"> </w:t>
      </w:r>
      <w:r>
        <w:t xml:space="preserve">(</w:t>
      </w:r>
      <w:hyperlink r:id="rId142">
        <w:r>
          <w:rPr>
            <w:rStyle w:val="Hyperlink"/>
          </w:rPr>
          <w:t xml:space="preserve">an eigendecomposition example</w:t>
        </w:r>
      </w:hyperlink>
      <w:r>
        <w:t xml:space="preserve">).</w:t>
      </w:r>
      <w:r>
        <w:t xml:space="preserve"> </w:t>
      </w:r>
      <w:r>
        <w:t xml:space="preserve">By</w:t>
      </w:r>
      <w:r>
        <w:t xml:space="preserve"> </w:t>
      </w:r>
      <w:hyperlink w:anchor="thm-mahalanobis-eigen">
        <w:r>
          <w:rPr>
            <w:rStyle w:val="Hyperlink"/>
          </w:rPr>
          <w:t xml:space="preserve">Theorem 18</w:t>
        </w:r>
      </w:hyperlink>
      <w:r>
        <w:t xml:space="preserve">:</w:t>
      </w:r>
    </w:p>
    <w:p>
      <w:pPr>
        <w:pStyle w:val="BodyText"/>
      </w:pPr>
      <w:r>
        <w:t xml:space="preserve">$$
    \Delta(\mathord{\smash[b]{\underset{\raise.3ex\hbox{$\scriptstyle\sim$}}{x}}\vphantom{x}})^2 = \frac{(x_1 + x_2)^2}{2 \cdot 3} + \frac{(x_1 - x_2)^2}{2 \cdot 1}
    $$</w:t>
      </w:r>
    </w:p>
    <w:p>
      <w:pPr>
        <w:pStyle w:val="FirstParagraph"/>
      </w:pPr>
      <w:r>
        <w:t xml:space="preserve">The point</w:t>
      </w:r>
    </w:p>
    <w:p>
      <w:pPr>
        <w:pStyle w:val="BodyText"/>
      </w:pPr>
      <w:r>
        <w:t xml:space="preserve">$$
    \begin{aligned}
    \mathord{\smash[b]{\underset{\raise.3ex\hbox{$\scriptstyle\sim$}}{x}}\vphantom{x}}&amp;= \sqrt{3}\,\mathord{\smash[b]{\underset{\raise.3ex\hbox{$\scriptstyle\sim$}}{q}}\vphantom{q}}_1 \\
    &amp;= \sqrt{3/2}\,{(1, 1)}^{\top}
    \end{aligned}
    $$</w:t>
      </w:r>
    </w:p>
    <w:p>
      <w:pPr>
        <w:pStyle w:val="FirstParagraph"/>
      </w:pPr>
      <w:r>
        <w:t xml:space="preserve">has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ad>
          <m:radPr>
            <m:degHide m:val="on"/>
          </m:radPr>
          <m:deg/>
          <m:e>
            <m:r>
              <m:t>6</m:t>
            </m:r>
          </m:e>
        </m:rad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 so</w:t>
      </w:r>
    </w:p>
    <w:p>
      <w:pPr>
        <w:pStyle w:val="BodyText"/>
      </w:pPr>
      <w:r>
        <w:t xml:space="preserve">$$
    \begin{aligned}
    \Delta(\mathord{\smash[b]{\underset{\raise.3ex\hbox{$\scriptstyle\sim$}}{x}}\vphantom{x}})^2 &amp;= 6/6 \\
    &amp;= 1;
    \end{aligned}
    $$</w:t>
      </w:r>
    </w:p>
    <w:p>
      <w:pPr>
        <w:pStyle w:val="FirstParagraph"/>
      </w:pPr>
      <w:r>
        <w:t xml:space="preserve">the point</w:t>
      </w:r>
      <w:r>
        <w:t xml:space="preserve"> </w:t>
      </w:r>
      <w:r>
        <w:t xml:space="preserve">$\mathord{\smash[b]{\underset{\raise.3ex\hbox{$\scriptstyle\sim$}}{x}}\vphantom{x}}= \mathord{\smash[b]{\underset{\raise.3ex\hbox{$\scriptstyle\sim$}}{q}}\vphantom{q}}_2$</w:t>
      </w:r>
      <w:r>
        <w:t xml:space="preserve"> </w:t>
      </w:r>
      <w:r>
        <w:t xml:space="preserve">has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ad>
          <m:radPr>
            <m:degHide m:val="on"/>
          </m:radPr>
          <m:deg/>
          <m:e>
            <m:r>
              <m:t>2</m:t>
            </m:r>
          </m:e>
        </m:rad>
      </m:oMath>
      <w:r>
        <w:t xml:space="preserve">, so</w:t>
      </w:r>
    </w:p>
    <w:p>
      <w:pPr>
        <w:pStyle w:val="BodyText"/>
      </w:pPr>
      <w:r>
        <w:t xml:space="preserve">$$
    \begin{aligned}
    \Delta(\mathord{\smash[b]{\underset{\raise.3ex\hbox{$\scriptstyle\sim$}}{x}}\vphantom{x}})^2 &amp;= 2/2 \\
    &amp;= 1.
    \end{aligned}
    $$</w:t>
      </w:r>
    </w:p>
    <w:p>
      <w:pPr>
        <w:pStyle w:val="FirstParagraph"/>
      </w:pPr>
      <w:r>
        <w:t xml:space="preserve">So the contour</w:t>
      </w:r>
      <w:r>
        <w:t xml:space="preserve"> </w:t>
      </w:r>
      <w:r>
        <w:t xml:space="preserve">$\Delta(\mathord{\smash[b]{\underset{\raise.3ex\hbox{$\scriptstyle\sim$}}{x}}\vphantom{x}}) = 1$</w:t>
      </w:r>
      <w:r>
        <w:t xml:space="preserve"> </w:t>
      </w:r>
      <w:r>
        <w:t xml:space="preserve">of the</w:t>
      </w:r>
      <w:r>
        <w:t xml:space="preserve"> </w:t>
      </w:r>
      <w:r>
        <w:t xml:space="preserve">$\operatorname{N}_2\mathopen{}\left(\mathord{\smash[b]{\underset{\raise.3ex\hbox{$\scriptstyle\sim$}}{0}}\vphantom{0}}, \mathbf{\Sigma}\right)\mathclose{}$</w:t>
      </w:r>
      <w:r>
        <w:t xml:space="preserve"> </w:t>
      </w:r>
      <w:r>
        <w:t xml:space="preserve">density</w:t>
      </w:r>
      <w:r>
        <w:t xml:space="preserve"> </w:t>
      </w:r>
      <w:r>
        <w:t xml:space="preserve">is an ellipse stretched along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 with half-length</w:t>
      </w:r>
      <w:r>
        <w:t xml:space="preserve"> </w:t>
      </w:r>
      <m:oMath>
        <m:rad>
          <m:radPr>
            <m:degHide m:val="on"/>
          </m:radPr>
          <m:deg/>
          <m:e>
            <m:r>
              <m:t>3</m:t>
            </m:r>
          </m:e>
        </m:rad>
      </m:oMath>
      <w:r>
        <w:t xml:space="preserve">,</w:t>
      </w:r>
      <w:r>
        <w:t xml:space="preserve"> </w:t>
      </w:r>
      <w:r>
        <w:t xml:space="preserve">and squeezed along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 with half-length</w:t>
      </w:r>
      <w:r>
        <w:t xml:space="preserve"> </w:t>
      </w:r>
      <m:oMath>
        <m:r>
          <m:t>1</m:t>
        </m:r>
      </m:oMath>
      <w:r>
        <w:t xml:space="preserve">: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are positively correlated.</w:t>
      </w:r>
    </w:p>
    <w:bookmarkEnd w:id="143"/>
    <w:bookmarkEnd w:id="144"/>
    <w:bookmarkStart w:id="158" w:name="sec-mixture"/>
    <w:p>
      <w:pPr>
        <w:pStyle w:val="Heading2"/>
      </w:pPr>
      <w:r>
        <w:t xml:space="preserve">8 Mixture distributions</w:t>
      </w:r>
    </w:p>
    <w:bookmarkStart w:id="145" w:name="def-mixture"/>
    <w:p>
      <w:pPr>
        <w:pStyle w:val="FirstParagraph"/>
      </w:pPr>
      <w:r>
        <w:rPr>
          <w:b/>
          <w:bCs/>
        </w:rPr>
        <w:t xml:space="preserve">Definition 11 (Mixture density)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rPr>
                <m:sty m:val="p"/>
              </m:rPr>
              <m:t>p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be densities 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w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w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be numbers with:</w:t>
      </w:r>
    </w:p>
    <w:p>
      <w:pPr>
        <w:pStyle w:val="Compact"/>
        <w:numPr>
          <w:ilvl w:val="0"/>
          <w:numId w:val="1012"/>
        </w:numPr>
      </w:pPr>
      <m:oMath>
        <m:sSub>
          <m:e>
            <m:r>
              <m:t>w</m:t>
            </m:r>
          </m:e>
          <m:sub>
            <m:r>
              <m:t>c</m:t>
            </m:r>
          </m:sub>
        </m:sSub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c</m:t>
        </m:r>
      </m:oMath>
      <w:r>
        <w:t xml:space="preserve">, and</w:t>
      </w:r>
    </w:p>
    <w:p>
      <w:pPr>
        <w:pStyle w:val="Compact"/>
        <w:numPr>
          <w:ilvl w:val="0"/>
          <w:numId w:val="1012"/>
        </w:numPr>
      </w:pP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c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K</m:t>
            </m:r>
          </m:sup>
          <m:e>
            <m:sSub>
              <m:e>
                <m:r>
                  <m:t>w</m:t>
                </m:r>
              </m:e>
              <m:sub>
                <m:r>
                  <m:t>c</m:t>
                </m:r>
              </m:sub>
            </m:sSub>
          </m:e>
        </m:nary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b/>
          <w:bCs/>
        </w:rPr>
        <w:t xml:space="preserve">mixture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rPr>
                <m:sty m:val="p"/>
              </m:rPr>
              <m:t>p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with</w:t>
      </w:r>
      <w:r>
        <w:t xml:space="preserve"> </w:t>
      </w:r>
      <w:r>
        <w:rPr>
          <w:b/>
          <w:bCs/>
        </w:rPr>
        <w:t xml:space="preserve">mixing weights</w:t>
      </w:r>
      <w:r>
        <w:t xml:space="preserve"> </w:t>
      </w:r>
      <m:oMath>
        <m:sSub>
          <m:e>
            <m:r>
              <m:t>w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w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is the function</w:t>
      </w:r>
      <w:r>
        <w:t xml:space="preserve"> </w:t>
      </w:r>
      <w:r>
        <w:t xml:space="preserve">[9]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sty m:val="p"/>
                </m:rPr>
                <m:t>p</m:t>
              </m:r>
            </m:e>
            <m:sub>
              <m:r>
                <m:rPr>
                  <m:nor/>
                  <m:sty m:val="p"/>
                </m:rPr>
                <m:t>mix</m:t>
              </m:r>
            </m:sub>
          </m:sSub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c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K</m:t>
              </m:r>
            </m:sup>
            <m:e>
              <m:sSub>
                <m:e>
                  <m:r>
                    <m:t>w</m:t>
                  </m:r>
                </m:e>
                <m:sub>
                  <m:r>
                    <m:t>c</m:t>
                  </m:r>
                </m:sub>
              </m:sSub>
            </m:e>
          </m:nary>
          <m:r>
            <m:t> </m:t>
          </m:r>
          <m:sSub>
            <m:e>
              <m:r>
                <m:rPr>
                  <m:sty m:val="p"/>
                </m:rPr>
                <m:t>p</m:t>
              </m:r>
            </m:e>
            <m:sub>
              <m:r>
                <m:t>c</m:t>
              </m:r>
            </m:sub>
          </m:sSub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  <m:r>
            <m:t> </m:t>
          </m:r>
          <m:r>
            <m:t>x</m:t>
          </m:r>
          <m:r>
            <m:rPr>
              <m:sty m:val="p"/>
            </m:rPr>
            <m:t>∈</m:t>
          </m:r>
          <m:r>
            <m:rPr>
              <m:scr m:val="double-struck"/>
              <m:sty m:val="p"/>
            </m:rPr>
            <m:t>R</m:t>
          </m:r>
        </m:oMath>
      </m:oMathPara>
    </w:p>
    <w:bookmarkEnd w:id="145"/>
    <w:bookmarkStart w:id="146" w:name="def-mixture-component"/>
    <w:p>
      <w:pPr>
        <w:pStyle w:val="FirstParagraph"/>
      </w:pPr>
      <w:r>
        <w:rPr>
          <w:b/>
          <w:bCs/>
        </w:rPr>
        <w:t xml:space="preserve">Definition 12 (Mixture component)</w:t>
      </w:r>
      <w:r>
        <w:t xml:space="preserve"> </w:t>
      </w:r>
      <w:r>
        <w:t xml:space="preserve">The densities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rPr>
                <m:sty m:val="p"/>
              </m:rPr>
              <m:t>p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in a mixture (</w:t>
      </w:r>
      <w:hyperlink w:anchor="def-mixture">
        <w:r>
          <w:rPr>
            <w:rStyle w:val="Hyperlink"/>
          </w:rPr>
          <w:t xml:space="preserve">Definition 11</w:t>
        </w:r>
      </w:hyperlink>
      <w:r>
        <w:t xml:space="preserve">) are its</w:t>
      </w:r>
      <w:r>
        <w:t xml:space="preserve"> </w:t>
      </w:r>
      <w:r>
        <w:rPr>
          <w:b/>
          <w:bCs/>
        </w:rPr>
        <w:t xml:space="preserve">components</w:t>
      </w:r>
      <w:r>
        <w:t xml:space="preserve">.</w:t>
      </w:r>
    </w:p>
    <w:bookmarkEnd w:id="146"/>
    <w:bookmarkStart w:id="149" w:name="thm-mixture-two-stage"/>
    <w:p>
      <w:pPr>
        <w:pStyle w:val="BodyText"/>
      </w:pPr>
      <w:r>
        <w:rPr>
          <w:b/>
          <w:bCs/>
        </w:rPr>
        <w:t xml:space="preserve">Theorem 19 (A mixture is the density of a two-stage random variable)</w:t>
      </w:r>
      <w:r>
        <w:t xml:space="preserve"> </w:t>
      </w:r>
      <w:r>
        <w:t xml:space="preserve">Let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be a discrete random variable</w:t>
      </w:r>
      <w:r>
        <w:t xml:space="preserve"> </w:t>
      </w:r>
      <w:r>
        <w:t xml:space="preserve">and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 continuous random variable</w:t>
      </w:r>
      <w:r>
        <w:t xml:space="preserve"> </w:t>
      </w:r>
      <w:r>
        <w:t xml:space="preserve">with</w:t>
      </w:r>
      <w:r>
        <w:t xml:space="preserve"> </w:t>
      </w:r>
      <w:hyperlink r:id="rId147">
        <w:r>
          <w:rPr>
            <w:rStyle w:val="Hyperlink"/>
          </w:rPr>
          <w:t xml:space="preserve">joint density-mass function</w:t>
        </w:r>
      </w:hyperlink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C</m:t>
          </m:r>
          <m:r>
            <m:rPr>
              <m:sty m:val="p"/>
            </m:rPr>
            <m:t>=</m:t>
          </m:r>
          <m:r>
            <m:t>c</m:t>
          </m:r>
          <m:r>
            <m:rPr>
              <m:sty m:val="p"/>
            </m:rPr>
            <m:t>,</m:t>
          </m:r>
          <m:r>
            <m:t> 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b>
            <m:e>
              <m:r>
                <m:t>w</m:t>
              </m:r>
            </m:e>
            <m:sub>
              <m:r>
                <m:t>c</m:t>
              </m:r>
            </m:sub>
          </m:sSub>
          <m:r>
            <m:t> </m:t>
          </m:r>
          <m:sSub>
            <m:e>
              <m:r>
                <m:rPr>
                  <m:sty m:val="p"/>
                </m:rPr>
                <m:t>p</m:t>
              </m:r>
            </m:e>
            <m:sub>
              <m:r>
                <m:t>c</m:t>
              </m:r>
            </m:sub>
          </m:sSub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  <m:r>
            <m:t> </m:t>
          </m:r>
          <m:r>
            <m:t>c</m:t>
          </m:r>
          <m:r>
            <m:rPr>
              <m:sty m:val="p"/>
            </m:rPr>
            <m:t>∈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1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r>
                <m:t>K</m:t>
              </m:r>
            </m:e>
          </m:d>
          <m:r>
            <m:t>​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with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t>c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w</m:t>
            </m:r>
          </m:e>
          <m:sub>
            <m:r>
              <m:t>c</m:t>
            </m:r>
          </m:sub>
        </m:sSub>
      </m:oMath>
      <w:r>
        <w:t xml:space="preserve"> </w:t>
      </w:r>
      <w:r>
        <w:t xml:space="preserve">as in</w:t>
      </w:r>
      <w:r>
        <w:t xml:space="preserve"> </w:t>
      </w:r>
      <w:hyperlink w:anchor="def-mixture">
        <w:r>
          <w:rPr>
            <w:rStyle w:val="Hyperlink"/>
          </w:rPr>
          <w:t xml:space="preserve">Definition 11</w:t>
        </w:r>
      </w:hyperlink>
      <w:r>
        <w:t xml:space="preserve">.</w:t>
      </w:r>
      <w:r>
        <w:t xml:space="preserve"> </w:t>
      </w:r>
      <w:r>
        <w:t xml:space="preserve">Then:</w:t>
      </w:r>
    </w:p>
    <w:p>
      <w:pPr>
        <w:pStyle w:val="Compact"/>
        <w:numPr>
          <w:ilvl w:val="0"/>
          <w:numId w:val="1013"/>
        </w:numPr>
      </w:pP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=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w</m:t>
            </m:r>
          </m:e>
          <m:sub>
            <m:r>
              <m:t>c</m:t>
            </m:r>
          </m:sub>
        </m:sSub>
      </m:oMath>
      <w:r>
        <w:t xml:space="preserve">,</w:t>
      </w:r>
    </w:p>
    <w:p>
      <w:pPr>
        <w:pStyle w:val="Compact"/>
        <w:numPr>
          <w:ilvl w:val="0"/>
          <w:numId w:val="1013"/>
        </w:numPr>
      </w:pPr>
      <w:r>
        <w:t xml:space="preserve">for each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w</m:t>
            </m:r>
          </m:e>
          <m:sub>
            <m:r>
              <m:t>c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r:id="rId148">
        <w:r>
          <w:rPr>
            <w:rStyle w:val="Hyperlink"/>
          </w:rPr>
          <w:t xml:space="preserve">conditional density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c</m:t>
        </m:r>
      </m:oMath>
      <w:r>
        <w:t xml:space="preserve"> </w:t>
      </w:r>
      <w:r>
        <w:t xml:space="preserve">is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t>c</m:t>
            </m:r>
          </m:sub>
        </m:sSub>
      </m:oMath>
      <w:r>
        <w:t xml:space="preserve">, and</w:t>
      </w:r>
    </w:p>
    <w:p>
      <w:pPr>
        <w:pStyle w:val="Compact"/>
        <w:numPr>
          <w:ilvl w:val="0"/>
          <w:numId w:val="1013"/>
        </w:numPr>
      </w:pPr>
      <w:r>
        <w:t xml:space="preserve">the mixture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rPr>
                <m:nor/>
                <m:sty m:val="p"/>
              </m:rPr>
              <m:t>mix</m:t>
            </m:r>
          </m:sub>
        </m:sSub>
      </m:oMath>
      <w:r>
        <w:t xml:space="preserve"> </w:t>
      </w:r>
      <w:r>
        <w:t xml:space="preserve">is a density of</w:t>
      </w:r>
      <w:r>
        <w:t xml:space="preserve"> </w:t>
      </w:r>
      <m:oMath>
        <m:r>
          <m:t>X</m:t>
        </m:r>
      </m:oMath>
      <w:r>
        <w:t xml:space="preserve">.</w:t>
      </w:r>
    </w:p>
    <w:bookmarkEnd w:id="14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 the</w:t>
      </w:r>
      <w:r>
        <w:t xml:space="preserve"> </w:t>
      </w:r>
      <w:hyperlink r:id="rId150">
        <w:r>
          <w:rPr>
            <w:rStyle w:val="Hyperlink"/>
          </w:rPr>
          <w:t xml:space="preserve">marginal PMF from a joint density-mass function</w:t>
        </w:r>
      </w:hyperlink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=</m:t>
              </m:r>
              <m:r>
                <m:t>c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sSub>
                    <m:e>
                      <m:r>
                        <m:t>w</m:t>
                      </m:r>
                    </m:e>
                    <m:sub>
                      <m:r>
                        <m:t>c</m:t>
                      </m:r>
                    </m:sub>
                  </m:sSub>
                </m:e>
              </m:nary>
              <m:r>
                <m:t> </m:t>
              </m:r>
              <m:sSub>
                <m:e>
                  <m:r>
                    <m:rPr>
                      <m:sty m:val="p"/>
                    </m:rPr>
                    <m:t>p</m:t>
                  </m:r>
                </m:e>
                <m:sub>
                  <m:r>
                    <m:t>c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w</m:t>
                  </m:r>
                </m:e>
                <m:sub>
                  <m:r>
                    <m:t>c</m:t>
                  </m:r>
                </m:sub>
              </m:sSub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because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t>c</m:t>
            </m:r>
          </m:sub>
        </m:sSub>
      </m:oMath>
      <w:r>
        <w:t xml:space="preserve"> </w:t>
      </w:r>
      <w:r>
        <w:t xml:space="preserve">is a density and so integrates to 1.</w:t>
      </w:r>
      <w:r>
        <w:t xml:space="preserve"> </w:t>
      </w:r>
      <w:r>
        <w:t xml:space="preserve">Then, by the</w:t>
      </w:r>
      <w:r>
        <w:t xml:space="preserve"> </w:t>
      </w:r>
      <w:hyperlink r:id="rId148">
        <w:r>
          <w:rPr>
            <w:rStyle w:val="Hyperlink"/>
          </w:rPr>
          <w:t xml:space="preserve">definition of the conditional density</w:t>
        </w:r>
      </w:hyperlink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∣</m:t>
              </m:r>
              <m:r>
                <m:t>C</m:t>
              </m:r>
              <m:r>
                <m:rPr>
                  <m:sty m:val="p"/>
                </m:rPr>
                <m:t>=</m:t>
              </m:r>
              <m:r>
                <m:t>c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w</m:t>
                  </m:r>
                </m:e>
                <m:sub>
                  <m:r>
                    <m:t>c</m:t>
                  </m:r>
                </m:sub>
              </m:sSub>
              <m:r>
                <m:t> </m:t>
              </m:r>
              <m:sSub>
                <m:e>
                  <m:r>
                    <m:rPr>
                      <m:sty m:val="p"/>
                    </m:rPr>
                    <m:t>p</m:t>
                  </m:r>
                </m:e>
                <m:sub>
                  <m:r>
                    <m:t>c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/</m:t>
              </m:r>
              <m:sSub>
                <m:e>
                  <m:r>
                    <m:t>w</m:t>
                  </m:r>
                </m:e>
                <m:sub>
                  <m:r>
                    <m:t>c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p"/>
                    </m:rPr>
                    <m:t>p</m:t>
                  </m:r>
                </m:e>
                <m:sub>
                  <m:r>
                    <m:t>c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For the last claim, the events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C</m:t>
            </m:r>
            <m:r>
              <m:rPr>
                <m:sty m:val="p"/>
              </m:rPr>
              <m:t>=</m:t>
            </m:r>
            <m:r>
              <m:t>1</m:t>
            </m:r>
          </m:e>
        </m:d>
        <m:r>
          <m:t>​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C</m:t>
            </m:r>
            <m:r>
              <m:rPr>
                <m:sty m:val="p"/>
              </m:rPr>
              <m:t>=</m:t>
            </m:r>
            <m:r>
              <m:t>K</m:t>
            </m:r>
          </m:e>
        </m:d>
        <m:r>
          <m:t>​</m:t>
        </m:r>
      </m:oMath>
      <w:r>
        <w:t xml:space="preserve"> </w:t>
      </w:r>
      <w:r>
        <w:t xml:space="preserve">are mutually exclusive, and their union is the whole sample space.</w:t>
      </w:r>
      <w:r>
        <w:t xml:space="preserve"> </w:t>
      </w:r>
      <w:r>
        <w:t xml:space="preserve">So for any interval</w:t>
      </w:r>
      <w:r>
        <w:t xml:space="preserve"> </w:t>
      </w:r>
      <m:oMath>
        <m:r>
          <m:t>B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∈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c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r>
                    <m:rPr>
                      <m:sty m:val="p"/>
                    </m:rPr>
                    <m:t>Pr</m:t>
                  </m:r>
                </m:e>
              </m:nary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=</m:t>
              </m:r>
              <m:r>
                <m:t>c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X</m:t>
              </m:r>
              <m:r>
                <m:rPr>
                  <m:sty m:val="p"/>
                </m:rPr>
                <m:t>∈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(additivity over the events 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C</m:t>
                  </m:r>
                  <m:r>
                    <m:rPr>
                      <m:sty m:val="p"/>
                    </m:rPr>
                    <m:t>=</m:t>
                  </m:r>
                  <m:r>
                    <m:t>c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c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r>
                        <m:t>B</m:t>
                      </m:r>
                    </m:sub>
                    <m:sup>
                      <m:r>
                        <m:t>​</m:t>
                      </m:r>
                    </m:sup>
                    <m:e>
                      <m:sSub>
                        <m:e>
                          <m:r>
                            <m:t>w</m:t>
                          </m:r>
                        </m:e>
                        <m:sub>
                          <m:r>
                            <m:t>c</m:t>
                          </m:r>
                        </m:sub>
                      </m:sSub>
                    </m:e>
                  </m:nary>
                </m:e>
              </m:nary>
              <m:r>
                <m:t> </m:t>
              </m:r>
              <m:sSub>
                <m:e>
                  <m:r>
                    <m:rPr>
                      <m:sty m:val="p"/>
                    </m:rPr>
                    <m:t>p</m:t>
                  </m:r>
                </m:e>
                <m:sub>
                  <m:r>
                    <m:t>c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a joint density-mass function)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t>B</m:t>
                  </m:r>
                </m:sub>
                <m:sup>
                  <m:r>
                    <m:t>​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c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K</m:t>
                      </m:r>
                    </m:sup>
                    <m:e>
                      <m:sSub>
                        <m:e>
                          <m:r>
                            <m:t>w</m:t>
                          </m:r>
                        </m:e>
                        <m:sub>
                          <m:r>
                            <m:t>c</m:t>
                          </m:r>
                        </m:sub>
                      </m:sSub>
                    </m:e>
                  </m:nary>
                </m:e>
              </m:nary>
              <m:r>
                <m:t> </m:t>
              </m:r>
              <m:sSub>
                <m:e>
                  <m:r>
                    <m:rPr>
                      <m:sty m:val="p"/>
                    </m:rPr>
                    <m:t>p</m:t>
                  </m:r>
                </m:e>
                <m:sub>
                  <m:r>
                    <m:t>c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finite sum of integrals is the integral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t>B</m:t>
                  </m:r>
                </m:sub>
                <m:sup>
                  <m:r>
                    <m:t>​</m:t>
                  </m:r>
                </m:sup>
                <m:e>
                  <m:sSub>
                    <m:e>
                      <m:r>
                        <m:rPr>
                          <m:sty m:val="p"/>
                        </m:rPr>
                        <m:t>p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mix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a mixture)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rPr>
                <m:nor/>
                <m:sty m:val="p"/>
              </m:rPr>
              <m:t>mix</m:t>
            </m:r>
          </m:sub>
        </m:sSub>
        <m:r>
          <m:rPr>
            <m:sty m:val="p"/>
          </m:rPr>
          <m:t>≥</m:t>
        </m:r>
        <m:r>
          <m:t>0</m:t>
        </m:r>
      </m:oMath>
      <w:r>
        <w:t xml:space="preserve">, as a sum of non-negative terms,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rPr>
                <m:nor/>
                <m:sty m:val="p"/>
              </m:rPr>
              <m:t>mix</m:t>
            </m:r>
          </m:sub>
        </m:sSub>
      </m:oMath>
      <w:r>
        <w:t xml:space="preserve"> </w:t>
      </w:r>
      <w:r>
        <w:t xml:space="preserve">is a</w:t>
      </w:r>
      <w:r>
        <w:t xml:space="preserve"> </w:t>
      </w:r>
      <w:hyperlink r:id="rId86">
        <w:r>
          <w:rPr>
            <w:rStyle w:val="Hyperlink"/>
          </w:rPr>
          <w:t xml:space="preserve">density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X</m:t>
        </m:r>
      </m:oMath>
      <w:r>
        <w:t xml:space="preserve">.</w:t>
      </w:r>
    </w:p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hyperlink w:anchor="thm-mixture-two-stage">
        <w:r>
          <w:rPr>
            <w:rStyle w:val="Hyperlink"/>
          </w:rPr>
          <w:t xml:space="preserve">Theorem 19</w:t>
        </w:r>
      </w:hyperlink>
      <w:r>
        <w:t xml:space="preserve"> </w:t>
      </w:r>
      <w:r>
        <w:t xml:space="preserve">describes how to generate a draw from a mixture:</w:t>
      </w:r>
      <w:r>
        <w:t xml:space="preserve"> </w:t>
      </w:r>
      <w:r>
        <w:t xml:space="preserve">first draw a component label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=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w</m:t>
            </m:r>
          </m:e>
          <m:sub>
            <m:r>
              <m:t>c</m:t>
            </m:r>
          </m:sub>
        </m:sSub>
      </m:oMath>
      <w:r>
        <w:t xml:space="preserve">,</w:t>
      </w:r>
      <w:r>
        <w:t xml:space="preserve"> </w:t>
      </w:r>
      <w:r>
        <w:t xml:space="preserve">then draw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from the component density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t>C</m:t>
            </m:r>
          </m:sub>
        </m:sSub>
      </m:oMath>
      <w:r>
        <w:t xml:space="preserve">.</w:t>
      </w:r>
      <w:r>
        <w:t xml:space="preserve"> </w:t>
      </w:r>
      <w:r>
        <w:t xml:space="preserve">In applications,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often an unobserved subpopulation,</w:t>
      </w:r>
      <w:r>
        <w:t xml:space="preserve"> </w:t>
      </w:r>
      <w:r>
        <w:t xml:space="preserve">such as a disease subtype.</w:t>
      </w:r>
      <w:r>
        <w:t xml:space="preserve"> </w:t>
      </w:r>
      <w:r>
        <w:t xml:space="preserve">Mixtures of multivariate densities,</w:t>
      </w:r>
      <w:r>
        <w:t xml:space="preserve"> </w:t>
      </w:r>
      <w:r>
        <w:t xml:space="preserve">such as mixtures of</w:t>
      </w:r>
      <w:r>
        <w:t xml:space="preserve"> </w:t>
      </w:r>
      <w:hyperlink w:anchor="def-mvn">
        <w:r>
          <w:rPr>
            <w:rStyle w:val="Hyperlink"/>
          </w:rPr>
          <w:t xml:space="preserve">multivariate normal densities</w:t>
        </w:r>
      </w:hyperlink>
      <w:r>
        <w:t xml:space="preserve"> </w:t>
      </w:r>
      <w:r>
        <w:t xml:space="preserve">(Gaussian mixture models),</w:t>
      </w:r>
      <w:r>
        <w:t xml:space="preserve"> </w:t>
      </w:r>
      <w:r>
        <w:t xml:space="preserve">work the same way, with</w:t>
      </w:r>
      <w:r>
        <w:t xml:space="preserve"> </w:t>
      </w:r>
      <m:oMath>
        <m:r>
          <m:t>p</m:t>
        </m:r>
      </m:oMath>
      <w:r>
        <w:t xml:space="preserve">-variable densities in place of densities 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.</w:t>
      </w:r>
    </w:p>
    <w:bookmarkStart w:id="151" w:name="thm-mixture-mean"/>
    <w:p>
      <w:pPr>
        <w:pStyle w:val="BodyText"/>
      </w:pPr>
      <w:r>
        <w:rPr>
          <w:b/>
          <w:bCs/>
        </w:rPr>
        <w:t xml:space="preserve">Theorem 20 (The mean of a mixture is the weighted mean of the component means)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has density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rPr>
                <m:nor/>
                <m:sty m:val="p"/>
              </m:rPr>
              <m:t>mix</m:t>
            </m:r>
          </m:sub>
        </m:sSub>
      </m:oMath>
      <w:r>
        <w:t xml:space="preserve"> </w:t>
      </w:r>
      <w:r>
        <w:t xml:space="preserve">(</w:t>
      </w:r>
      <w:hyperlink w:anchor="def-mixture">
        <w:r>
          <w:rPr>
            <w:rStyle w:val="Hyperlink"/>
          </w:rPr>
          <w:t xml:space="preserve">Definition 11</w:t>
        </w:r>
      </w:hyperlink>
      <w:r>
        <w:t xml:space="preserve">),</w:t>
      </w:r>
      <w:r>
        <w:t xml:space="preserve"> </w:t>
      </w:r>
      <w:r>
        <w:t xml:space="preserve">and each component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t>c</m:t>
            </m:r>
          </m:sub>
        </m:sSub>
      </m:oMath>
      <w:r>
        <w:t xml:space="preserve"> </w:t>
      </w:r>
      <w:r>
        <w:t xml:space="preserve">has a defined mean</w:t>
      </w:r>
      <w:r>
        <w:t xml:space="preserve"> </w:t>
      </w:r>
      <m:oMath>
        <m:sSub>
          <m:e>
            <m:r>
              <m:t>μ</m:t>
            </m:r>
          </m:e>
          <m:sub>
            <m:r>
              <m:t>c</m:t>
            </m:r>
          </m:sub>
        </m:sSub>
        <m:r>
          <m:rPr>
            <m:sty m:val="p"/>
          </m:rPr>
          <m:t>=</m:t>
        </m:r>
        <m:nary>
          <m:naryPr>
            <m:chr m:val="∫"/>
            <m:limLoc m:val="subSup"/>
            <m:subHide m:val="off"/>
            <m:supHide m:val="off"/>
          </m:naryPr>
          <m:sub>
            <m:r>
              <m:rPr>
                <m:sty m:val="p"/>
              </m:rPr>
              <m:t>−</m:t>
            </m:r>
            <m:r>
              <m:rPr>
                <m:sty m:val="p"/>
              </m:rPr>
              <m:t>∞</m:t>
            </m:r>
          </m:sub>
          <m:sup>
            <m:r>
              <m:rPr>
                <m:sty m:val="p"/>
              </m:rPr>
              <m:t>∞</m:t>
            </m:r>
          </m:sup>
          <m:e>
            <m:r>
              <m:t>x</m:t>
            </m:r>
          </m:e>
        </m:nary>
        <m:r>
          <m:t> </m:t>
        </m:r>
        <m:sSub>
          <m:e>
            <m:r>
              <m:rPr>
                <m:sty m:val="p"/>
              </m:rPr>
              <m:t>p</m:t>
            </m:r>
          </m:e>
          <m:sub>
            <m:r>
              <m:t>c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,</w:t>
      </w:r>
      <w:r>
        <w:t xml:space="preserve"> </w:t>
      </w:r>
      <w:r>
        <w:t xml:space="preserve">then: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c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K</m:t>
              </m:r>
            </m:sup>
            <m:e>
              <m:sSub>
                <m:e>
                  <m:r>
                    <m:t>w</m:t>
                  </m:r>
                </m:e>
                <m:sub>
                  <m:r>
                    <m:t>c</m:t>
                  </m:r>
                </m:sub>
              </m:sSub>
            </m:e>
          </m:nary>
          <m:r>
            <m:t> </m:t>
          </m:r>
          <m:sSub>
            <m:e>
              <m:r>
                <m:t>μ</m:t>
              </m:r>
            </m:e>
            <m:sub>
              <m:r>
                <m:t>c</m:t>
              </m:r>
            </m:sub>
          </m:sSub>
        </m:oMath>
      </m:oMathPara>
    </w:p>
    <w:bookmarkEnd w:id="15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integral defining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converges absolutely,</w:t>
      </w:r>
      <w:r>
        <w:t xml:space="preserve"> </w:t>
      </w:r>
      <w:r>
        <w:t xml:space="preserve">because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rPr>
                <m:sty m:val="p"/>
              </m:rPr>
              <m:t>−</m:t>
            </m:r>
            <m:r>
              <m:rPr>
                <m:sty m:val="p"/>
              </m:rPr>
              <m:t>∞</m:t>
            </m:r>
          </m:sub>
          <m:sup>
            <m:r>
              <m:rPr>
                <m:sty m:val="p"/>
              </m:rPr>
              <m:t>∞</m:t>
            </m:r>
          </m:sup>
          <m:e>
            <m:r>
              <m:t>​</m:t>
            </m:r>
          </m:e>
        </m:nary>
        <m:d>
          <m:dPr>
            <m:begChr m:val="|"/>
            <m:sepChr m:val=""/>
            <m:endChr m:val="|"/>
            <m:grow/>
          </m:dPr>
          <m:e>
            <m:r>
              <m:t>x</m:t>
            </m:r>
          </m:e>
        </m:d>
        <m:r>
          <m:t>​</m:t>
        </m:r>
        <m:r>
          <m:t> </m:t>
        </m:r>
        <m:sSub>
          <m:e>
            <m:r>
              <m:rPr>
                <m:sty m:val="p"/>
              </m:rPr>
              <m:t>p</m:t>
            </m:r>
          </m:e>
          <m:sub>
            <m:r>
              <m:rPr>
                <m:nor/>
                <m:sty m:val="p"/>
              </m:rPr>
              <m:t>mix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c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K</m:t>
            </m:r>
          </m:sup>
          <m:e>
            <m:sSub>
              <m:e>
                <m:r>
                  <m:t>w</m:t>
                </m:r>
              </m:e>
              <m:sub>
                <m:r>
                  <m:t>c</m:t>
                </m:r>
              </m:sub>
            </m:sSub>
          </m:e>
        </m:nary>
        <m:nary>
          <m:naryPr>
            <m:chr m:val="∫"/>
            <m:limLoc m:val="subSup"/>
            <m:subHide m:val="off"/>
            <m:supHide m:val="off"/>
          </m:naryPr>
          <m:sub>
            <m:r>
              <m:rPr>
                <m:sty m:val="p"/>
              </m:rPr>
              <m:t>−</m:t>
            </m:r>
            <m:r>
              <m:rPr>
                <m:sty m:val="p"/>
              </m:rPr>
              <m:t>∞</m:t>
            </m:r>
          </m:sub>
          <m:sup>
            <m:r>
              <m:rPr>
                <m:sty m:val="p"/>
              </m:rPr>
              <m:t>∞</m:t>
            </m:r>
          </m:sup>
          <m:e>
            <m:r>
              <m:t>​</m:t>
            </m:r>
          </m:e>
        </m:nary>
        <m:d>
          <m:dPr>
            <m:begChr m:val="|"/>
            <m:sepChr m:val=""/>
            <m:endChr m:val="|"/>
            <m:grow/>
          </m:dPr>
          <m:e>
            <m:r>
              <m:t>x</m:t>
            </m:r>
          </m:e>
        </m:d>
        <m:r>
          <m:t>​</m:t>
        </m:r>
        <m:r>
          <m:t> </m:t>
        </m:r>
        <m:sSub>
          <m:e>
            <m:r>
              <m:rPr>
                <m:sty m:val="p"/>
              </m:rPr>
              <m:t>p</m:t>
            </m:r>
          </m:e>
          <m:sub>
            <m:r>
              <m:t>c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,</w:t>
      </w:r>
      <w:r>
        <w:t xml:space="preserve"> </w:t>
      </w:r>
      <w:r>
        <w:t xml:space="preserve">a finite sum of finite numbers. Then: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x</m:t>
                  </m:r>
                </m:e>
              </m:nary>
              <m:r>
                <m:t> </m:t>
              </m:r>
              <m:sSub>
                <m:e>
                  <m:r>
                    <m:rPr>
                      <m:sty m:val="p"/>
                    </m:rPr>
                    <m:t>p</m:t>
                  </m:r>
                </m:e>
                <m:sub>
                  <m:r>
                    <m:rPr>
                      <m:nor/>
                      <m:sty m:val="p"/>
                    </m:rPr>
                    <m:t>mix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x</m:t>
                  </m:r>
                </m:e>
              </m:nary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c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sSub>
                    <m:e>
                      <m:r>
                        <m:t>w</m:t>
                      </m:r>
                    </m:e>
                    <m:sub>
                      <m:r>
                        <m:t>c</m:t>
                      </m:r>
                    </m:sub>
                  </m:sSub>
                </m:e>
              </m:nary>
              <m:r>
                <m:t> </m:t>
              </m:r>
              <m:sSub>
                <m:e>
                  <m:r>
                    <m:rPr>
                      <m:sty m:val="p"/>
                    </m:rPr>
                    <m:t>p</m:t>
                  </m:r>
                </m:e>
                <m:sub>
                  <m:r>
                    <m:t>c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a mixture)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c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sSub>
                    <m:e>
                      <m:r>
                        <m:t>w</m:t>
                      </m:r>
                    </m:e>
                    <m:sub>
                      <m:r>
                        <m:t>c</m:t>
                      </m:r>
                    </m:sub>
                  </m:sSub>
                </m:e>
              </m:nary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x</m:t>
                  </m:r>
                </m:e>
              </m:nary>
              <m:r>
                <m:t> </m:t>
              </m:r>
              <m:sSub>
                <m:e>
                  <m:r>
                    <m:rPr>
                      <m:sty m:val="p"/>
                    </m:rPr>
                    <m:t>p</m:t>
                  </m:r>
                </m:e>
                <m:sub>
                  <m:r>
                    <m:t>c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finite sum of integrals is the integral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c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sSub>
                    <m:e>
                      <m:r>
                        <m:t>w</m:t>
                      </m:r>
                    </m:e>
                    <m:sub>
                      <m:r>
                        <m:t>c</m:t>
                      </m:r>
                    </m:sub>
                  </m:sSub>
                </m:e>
              </m:nary>
              <m:r>
                <m:t> </m:t>
              </m:r>
              <m:sSub>
                <m:e>
                  <m:r>
                    <m:t>μ</m:t>
                  </m:r>
                </m:e>
                <m:sub>
                  <m:r>
                    <m:t>c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μ</m:t>
                  </m:r>
                </m:e>
                <m:sub>
                  <m:r>
                    <m:t>c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first step is the</w:t>
      </w:r>
      <w:r>
        <w:t xml:space="preserve"> </w:t>
      </w:r>
      <w:hyperlink r:id="rId72">
        <w:r>
          <w:rPr>
            <w:rStyle w:val="Hyperlink"/>
          </w:rPr>
          <w:t xml:space="preserve">definition of expectation</w:t>
        </w:r>
      </w:hyperlink>
      <w:r>
        <w:t xml:space="preserve">.</w:t>
      </w:r>
    </w:p>
    <w:bookmarkStart w:id="152" w:name="thm-mixture-posterior"/>
    <w:p>
      <w:pPr>
        <w:pStyle w:val="BodyText"/>
      </w:pPr>
      <w:r>
        <w:rPr>
          <w:b/>
          <w:bCs/>
        </w:rPr>
        <w:t xml:space="preserve">Theorem 21 (Which component did an observation come from?)</w:t>
      </w:r>
      <w:r>
        <w:t xml:space="preserve"> </w:t>
      </w:r>
      <w:r>
        <w:t xml:space="preserve">Under the conditions of</w:t>
      </w:r>
      <w:r>
        <w:t xml:space="preserve"> </w:t>
      </w:r>
      <w:hyperlink w:anchor="thm-mixture-two-stage">
        <w:r>
          <w:rPr>
            <w:rStyle w:val="Hyperlink"/>
          </w:rPr>
          <w:t xml:space="preserve">Theorem 19</w:t>
        </w:r>
      </w:hyperlink>
      <w:r>
        <w:t xml:space="preserve">,</w:t>
      </w:r>
      <w:r>
        <w:t xml:space="preserve"> </w:t>
      </w:r>
      <w:r>
        <w:t xml:space="preserve">for each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rPr>
                <m:nor/>
                <m:sty m:val="p"/>
              </m:rPr>
              <m:t>mix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C</m:t>
          </m:r>
          <m:r>
            <m:rPr>
              <m:sty m:val="p"/>
            </m:rPr>
            <m:t>=</m:t>
          </m:r>
          <m:r>
            <m:t>c</m:t>
          </m:r>
          <m:r>
            <m:rPr>
              <m:sty m:val="p"/>
            </m:rPr>
            <m:t>∣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sSub>
                <m:e>
                  <m:r>
                    <m:t>w</m:t>
                  </m:r>
                </m:e>
                <m:sub>
                  <m:r>
                    <m:t>c</m:t>
                  </m:r>
                </m:sub>
              </m:sSub>
              <m:r>
                <m:t> </m:t>
              </m:r>
              <m:sSub>
                <m:e>
                  <m:r>
                    <m:rPr>
                      <m:sty m:val="p"/>
                    </m:rPr>
                    <m:t>p</m:t>
                  </m:r>
                </m:e>
                <m:sub>
                  <m:r>
                    <m:t>c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num>
            <m:den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sSub>
                    <m:e>
                      <m:r>
                        <m:t>w</m:t>
                      </m:r>
                    </m:e>
                    <m:sub>
                      <m:r>
                        <m:t>k</m:t>
                      </m:r>
                    </m:sub>
                  </m:sSub>
                </m:e>
              </m:nary>
              <m:r>
                <m:t> </m:t>
              </m:r>
              <m:sSub>
                <m:e>
                  <m:r>
                    <m:rPr>
                      <m:sty m:val="p"/>
                    </m:rPr>
                    <m:t>p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den>
          </m:f>
        </m:oMath>
      </m:oMathPara>
    </w:p>
    <w:bookmarkEnd w:id="15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thm-mixture-two-stage">
        <w:r>
          <w:rPr>
            <w:rStyle w:val="Hyperlink"/>
          </w:rPr>
          <w:t xml:space="preserve">Theorem 19</w:t>
        </w:r>
      </w:hyperlink>
      <w:r>
        <w:t xml:space="preserve">,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rPr>
                <m:nor/>
                <m:sty m:val="p"/>
              </m:rPr>
              <m:t>mix</m:t>
            </m:r>
          </m:sub>
        </m:sSub>
      </m:oMath>
      <w:r>
        <w:t xml:space="preserve"> </w:t>
      </w:r>
      <w:r>
        <w:t xml:space="preserve">is a density of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By the</w:t>
      </w:r>
      <w:r>
        <w:t xml:space="preserve"> </w:t>
      </w:r>
      <w:hyperlink r:id="rId148">
        <w:r>
          <w:rPr>
            <w:rStyle w:val="Hyperlink"/>
          </w:rPr>
          <w:t xml:space="preserve">definition of the conditional PMF</w:t>
        </w:r>
      </w:hyperlink>
      <w:r>
        <w:t xml:space="preserve"> </w:t>
      </w:r>
      <w:r>
        <w:t xml:space="preserve">(the case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continuous,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discrete):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=</m:t>
              </m:r>
              <m:r>
                <m:t>c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C</m:t>
                  </m:r>
                  <m:r>
                    <m:rPr>
                      <m:sty m:val="p"/>
                    </m:rPr>
                    <m:t>=</m:t>
                  </m:r>
                  <m:r>
                    <m:t>c</m:t>
                  </m:r>
                  <m:r>
                    <m:rPr>
                      <m:sty m:val="p"/>
                    </m:rPr>
                    <m:t>,</m:t>
                  </m:r>
                  <m:r>
                    <m:t> 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conditional PMF)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b>
                    <m:e>
                      <m:r>
                        <m:t>w</m:t>
                      </m:r>
                    </m:e>
                    <m:sub>
                      <m:r>
                        <m:t>c</m:t>
                      </m:r>
                    </m:sub>
                  </m:sSub>
                  <m:r>
                    <m:t> </m:t>
                  </m:r>
                  <m:sSub>
                    <m:e>
                      <m:r>
                        <m:rPr>
                          <m:sty m:val="p"/>
                        </m:rPr>
                        <m:t>p</m:t>
                      </m:r>
                    </m:e>
                    <m:sub>
                      <m:r>
                        <m:t>c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k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K</m:t>
                      </m:r>
                    </m:sup>
                    <m:e>
                      <m:sSub>
                        <m:e>
                          <m:r>
                            <m:t>w</m:t>
                          </m:r>
                        </m:e>
                        <m:sub>
                          <m:r>
                            <m:t>k</m:t>
                          </m:r>
                        </m:sub>
                      </m:sSub>
                    </m:e>
                  </m:nary>
                  <m:r>
                    <m:t> </m:t>
                  </m:r>
                  <m:sSub>
                    <m:e>
                      <m:r>
                        <m:rPr>
                          <m:sty m:val="p"/>
                        </m:rPr>
                        <m:t>p</m:t>
                      </m:r>
                    </m:e>
                    <m:sub>
                      <m:r>
                        <m:t>k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joint density-mass function and </m:t>
              </m:r>
              <m:sSub>
                <m:e>
                  <m:r>
                    <m:rPr>
                      <m:sty m:val="p"/>
                    </m:rPr>
                    <m:t>p</m:t>
                  </m:r>
                </m:e>
                <m:sub>
                  <m:r>
                    <m:rPr>
                      <m:nor/>
                      <m:sty m:val="p"/>
                    </m:rPr>
                    <m:t>mix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hyperlink w:anchor="thm-mixture-posterior">
        <w:r>
          <w:rPr>
            <w:rStyle w:val="Hyperlink"/>
          </w:rPr>
          <w:t xml:space="preserve">Theorem 21</w:t>
        </w:r>
      </w:hyperlink>
      <w:r>
        <w:t xml:space="preserve"> </w:t>
      </w:r>
      <w:r>
        <w:t xml:space="preserve">has the form of</w:t>
      </w:r>
      <w:r>
        <w:t xml:space="preserve"> </w:t>
      </w:r>
      <w:hyperlink r:id="rId153">
        <w:r>
          <w:rPr>
            <w:rStyle w:val="Hyperlink"/>
          </w:rPr>
          <w:t xml:space="preserve">Bayes’ theorem</w:t>
        </w:r>
      </w:hyperlink>
      <w:r>
        <w:t xml:space="preserve">,</w:t>
      </w:r>
      <w:r>
        <w:t xml:space="preserve"> </w:t>
      </w:r>
      <w:r>
        <w:t xml:space="preserve">with densities in place of some probabilities:</w:t>
      </w:r>
      <w:r>
        <w:t xml:space="preserve"> </w:t>
      </w:r>
      <w:r>
        <w:t xml:space="preserve">the prior probability</w:t>
      </w:r>
      <w:r>
        <w:t xml:space="preserve"> </w:t>
      </w:r>
      <m:oMath>
        <m:sSub>
          <m:e>
            <m:r>
              <m:t>w</m:t>
            </m:r>
          </m:e>
          <m:sub>
            <m:r>
              <m:t>c</m:t>
            </m:r>
          </m:sub>
        </m:sSub>
      </m:oMath>
      <w:r>
        <w:t xml:space="preserve"> </w:t>
      </w:r>
      <w:r>
        <w:t xml:space="preserve">of component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multiplied by the component density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t>c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at the observation</w:t>
      </w:r>
      <w:r>
        <w:t xml:space="preserve"> </w:t>
      </w:r>
      <w:r>
        <w:t xml:space="preserve">and divided by the overall density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rPr>
                <m:nor/>
                <m:sty m:val="p"/>
              </m:rPr>
              <m:t>mix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which plays the role of the</w:t>
      </w:r>
      <w:r>
        <w:t xml:space="preserve"> </w:t>
      </w:r>
      <w:hyperlink r:id="rId154">
        <w:r>
          <w:rPr>
            <w:rStyle w:val="Hyperlink"/>
          </w:rPr>
          <w:t xml:space="preserve">law of total probability</w:t>
        </w:r>
      </w:hyperlink>
      <w:r>
        <w:t xml:space="preserve">.</w:t>
      </w:r>
    </w:p>
    <w:bookmarkStart w:id="155" w:name="def-responsibility"/>
    <w:p>
      <w:pPr>
        <w:pStyle w:val="BodyText"/>
      </w:pPr>
      <w:r>
        <w:rPr>
          <w:b/>
          <w:bCs/>
        </w:rPr>
        <w:t xml:space="preserve">Definition 13 (Responsibility of a mixture component)</w:t>
      </w:r>
      <w:r>
        <w:t xml:space="preserve"> </w:t>
      </w:r>
      <w:r>
        <w:t xml:space="preserve">In the setting of</w:t>
      </w:r>
      <w:r>
        <w:t xml:space="preserve"> </w:t>
      </w:r>
      <w:hyperlink w:anchor="thm-mixture-posterior">
        <w:r>
          <w:rPr>
            <w:rStyle w:val="Hyperlink"/>
          </w:rPr>
          <w:t xml:space="preserve">Theorem 21</w:t>
        </w:r>
      </w:hyperlink>
      <w:r>
        <w:t xml:space="preserve">,</w:t>
      </w:r>
      <w:r>
        <w:t xml:space="preserve"> </w:t>
      </w:r>
      <w:r>
        <w:t xml:space="preserve">the conditional probability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=</m:t>
        </m:r>
        <m:r>
          <m:t>c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called,</w:t>
      </w:r>
      <w:r>
        <w:t xml:space="preserve"> </w:t>
      </w:r>
      <w:r>
        <w:t xml:space="preserve">in machine learning,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responsibility</w:t>
      </w:r>
      <w:r>
        <w:t xml:space="preserve"> </w:t>
      </w:r>
      <w:r>
        <w:t xml:space="preserve">of component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</m:oMath>
      <w:r>
        <w:t xml:space="preserve">.</w:t>
      </w:r>
    </w:p>
    <w:bookmarkEnd w:id="155"/>
    <w:bookmarkStart w:id="156" w:name="exm-mixture-gaussian"/>
    <w:p>
      <w:pPr>
        <w:pStyle w:val="BodyText"/>
      </w:pPr>
      <w:r>
        <w:rPr>
          <w:b/>
          <w:bCs/>
        </w:rPr>
        <w:t xml:space="preserve">Example 20 (A two-component normal mixture)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be the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density and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the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6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density,</w:t>
      </w:r>
      <w:r>
        <w:t xml:space="preserve"> </w:t>
      </w:r>
      <w:r>
        <w:t xml:space="preserve">with mixing weights</w:t>
      </w:r>
      <w:r>
        <w:t xml:space="preserve"> </w:t>
      </w:r>
      <m:oMath>
        <m:sSub>
          <m:e>
            <m:r>
              <m:t>w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0.3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w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0.7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have density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rPr>
                <m:nor/>
                <m:sty m:val="p"/>
              </m:rPr>
              <m:t>mix</m:t>
            </m:r>
          </m:sub>
        </m:sSub>
        <m:r>
          <m:rPr>
            <m:sty m:val="p"/>
          </m:rPr>
          <m:t>=</m:t>
        </m:r>
        <m:r>
          <m:t>0.3</m:t>
        </m:r>
        <m:r>
          <m:t> </m:t>
        </m:r>
        <m:sSub>
          <m:e>
            <m:r>
              <m:rPr>
                <m:sty m:val="p"/>
              </m:rPr>
              <m:t>p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0.7</m:t>
        </m:r>
        <m:r>
          <m:t> </m:t>
        </m:r>
        <m:sSub>
          <m:e>
            <m:r>
              <m:rPr>
                <m:sty m:val="p"/>
              </m:rPr>
              <m:t>p</m:t>
            </m:r>
          </m:e>
          <m:sub>
            <m:r>
              <m:t>2</m:t>
            </m:r>
          </m:sub>
        </m:sSub>
      </m:oMath>
      <w:r>
        <w:t xml:space="preserve">.</w:t>
      </w:r>
    </w:p>
    <w:p>
      <w:pPr>
        <w:numPr>
          <w:ilvl w:val="0"/>
          <w:numId w:val="1014"/>
        </w:numPr>
      </w:pPr>
      <w:r>
        <w:rPr>
          <w:b/>
          <w:bCs/>
        </w:rPr>
        <w:t xml:space="preserve">Mean.</w:t>
      </w:r>
      <w:r>
        <w:t xml:space="preserve"> </w:t>
      </w:r>
      <w:r>
        <w:t xml:space="preserve">By</w:t>
      </w:r>
      <w:r>
        <w:t xml:space="preserve"> </w:t>
      </w:r>
      <w:hyperlink w:anchor="thm-mixture-mean">
        <w:r>
          <w:rPr>
            <w:rStyle w:val="Hyperlink"/>
          </w:rPr>
          <w:t xml:space="preserve">Theorem 20</w:t>
        </w:r>
      </w:hyperlink>
      <w:r>
        <w:t xml:space="preserve"> </w:t>
      </w:r>
      <w:r>
        <w:t xml:space="preserve">and the</w:t>
      </w:r>
      <w:r>
        <w:t xml:space="preserve"> </w:t>
      </w:r>
      <w:hyperlink r:id="rId121">
        <w:r>
          <w:rPr>
            <w:rStyle w:val="Hyperlink"/>
          </w:rPr>
          <w:t xml:space="preserve">normal means</w:t>
        </w:r>
      </w:hyperlink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0.3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0.7</m:t>
              </m:r>
              <m:r>
                <m:rPr>
                  <m:sty m:val="p"/>
                </m:rPr>
                <m:t>⋅</m:t>
              </m:r>
              <m:r>
                <m:t>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4.2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14"/>
        </w:numPr>
      </w:pPr>
      <w:r>
        <w:rPr>
          <w:b/>
          <w:bCs/>
        </w:rPr>
        <w:t xml:space="preserve">Density.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rPr>
                <m:nor/>
                <m:sty m:val="p"/>
              </m:rPr>
              <m:t>mix</m:t>
            </m:r>
          </m:sub>
        </m:sSub>
      </m:oMath>
      <w:r>
        <w:t xml:space="preserve"> </w:t>
      </w:r>
      <w:r>
        <w:t xml:space="preserve">has peaks near the two component means,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rPr>
                <m:nor/>
                <m:sty m:val="p"/>
              </m:rPr>
              <m:t>mix</m:t>
            </m:r>
          </m:sub>
        </m:sSub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≈</m:t>
        </m:r>
        <m:r>
          <m:t>0.120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rPr>
                <m:nor/>
                <m:sty m:val="p"/>
              </m:rPr>
              <m:t>mix</m:t>
            </m:r>
          </m:sub>
        </m:sSub>
        <m:r>
          <m:rPr>
            <m:sty m:val="p"/>
          </m:rPr>
          <m:t>(</m:t>
        </m:r>
        <m:r>
          <m:t>6</m:t>
        </m:r>
        <m:r>
          <m:rPr>
            <m:sty m:val="p"/>
          </m:rPr>
          <m:t>)</m:t>
        </m:r>
        <m:r>
          <m:rPr>
            <m:sty m:val="p"/>
          </m:rPr>
          <m:t>≈</m:t>
        </m:r>
        <m:r>
          <m:t>0.279</m:t>
        </m:r>
      </m:oMath>
      <w:r>
        <w:t xml:space="preserve">,</w:t>
      </w:r>
      <w:r>
        <w:t xml:space="preserve"> </w:t>
      </w:r>
      <w:r>
        <w:t xml:space="preserve">with a trough between them,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rPr>
                <m:nor/>
                <m:sty m:val="p"/>
              </m:rPr>
              <m:t>mix</m:t>
            </m:r>
          </m:sub>
        </m:sSub>
        <m:r>
          <m:rPr>
            <m:sty m:val="p"/>
          </m:rPr>
          <m:t>(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≈</m:t>
        </m:r>
        <m:r>
          <m:t>0.004</m:t>
        </m:r>
      </m:oMath>
      <w:r>
        <w:t xml:space="preserve">.</w:t>
      </w:r>
      <w:r>
        <w:t xml:space="preserve"> </w:t>
      </w:r>
      <w:r>
        <w:t xml:space="preserve">The density at the mean,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rPr>
                <m:nor/>
                <m:sty m:val="p"/>
              </m:rPr>
              <m:t>mix</m:t>
            </m:r>
          </m:sub>
        </m:sSub>
        <m:r>
          <m:rPr>
            <m:sty m:val="p"/>
          </m:rPr>
          <m:t>(</m:t>
        </m:r>
        <m:r>
          <m:t>4.2</m:t>
        </m:r>
        <m:r>
          <m:rPr>
            <m:sty m:val="p"/>
          </m:rPr>
          <m:t>)</m:t>
        </m:r>
        <m:r>
          <m:rPr>
            <m:sty m:val="p"/>
          </m:rPr>
          <m:t>≈</m:t>
        </m:r>
        <m:r>
          <m:t>0.055</m:t>
        </m:r>
      </m:oMath>
      <w:r>
        <w:t xml:space="preserve">,</w:t>
      </w:r>
      <w:r>
        <w:t xml:space="preserve"> </w:t>
      </w:r>
      <w:r>
        <w:t xml:space="preserve">is less than half its value at either peak.</w:t>
      </w:r>
    </w:p>
    <w:p>
      <w:pPr>
        <w:numPr>
          <w:ilvl w:val="0"/>
          <w:numId w:val="1014"/>
        </w:numPr>
      </w:pPr>
      <w:r>
        <w:rPr>
          <w:b/>
          <w:bCs/>
        </w:rPr>
        <w:t xml:space="preserve">Responsibilities.</w:t>
      </w:r>
      <w:r>
        <w:t xml:space="preserve"> </w:t>
      </w:r>
      <w:r>
        <w:t xml:space="preserve">By</w:t>
      </w:r>
      <w:r>
        <w:t xml:space="preserve"> </w:t>
      </w:r>
      <w:hyperlink w:anchor="thm-mixture-posterior">
        <w:r>
          <w:rPr>
            <w:rStyle w:val="Hyperlink"/>
          </w:rPr>
          <w:t xml:space="preserve">Theorem 21</w:t>
        </w:r>
      </w:hyperlink>
      <w:r>
        <w:t xml:space="preserve">,</w:t>
      </w:r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3</m:t>
        </m:r>
      </m:oMath>
      <w:r>
        <w:t xml:space="preserve">, halfway between the component means,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t>1</m:t>
            </m:r>
          </m:sub>
        </m:sSub>
        <m:r>
          <m:rPr>
            <m:sty m:val="p"/>
          </m:rPr>
          <m:t>(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rPr>
                <m:sty m:val="p"/>
              </m:rPr>
              <m:t>p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r>
          <m:t>3</m:t>
        </m:r>
        <m:r>
          <m:rPr>
            <m:sty m:val="p"/>
          </m:rPr>
          <m:t>)</m:t>
        </m:r>
      </m:oMath>
      <w:r>
        <w:t xml:space="preserve"> </w:t>
      </w:r>
      <w:r>
        <w:t xml:space="preserve">by the symmetry of the normal density,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0.7</m:t>
                  </m:r>
                  <m:r>
                    <m:t> </m:t>
                  </m:r>
                  <m:sSub>
                    <m:e>
                      <m:r>
                        <m:rPr>
                          <m:sty m:val="p"/>
                        </m:rPr>
                        <m:t>p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0.3</m:t>
                  </m:r>
                  <m:r>
                    <m:t> </m:t>
                  </m:r>
                  <m:sSub>
                    <m:e>
                      <m:r>
                        <m:rPr>
                          <m:sty m:val="p"/>
                        </m:rPr>
                        <m:t>p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t>0.7</m:t>
                  </m:r>
                  <m:r>
                    <m:t> </m:t>
                  </m:r>
                  <m:sSub>
                    <m:e>
                      <m:r>
                        <m:rPr>
                          <m:sty m:val="p"/>
                        </m:rPr>
                        <m:t>p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r>
                    <m:rPr>
                      <m:sty m:val="p"/>
                    </m:rPr>
                    <m:t>)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0.7</m:t>
                  </m:r>
                </m:num>
                <m:den>
                  <m:r>
                    <m:t>0.3</m:t>
                  </m:r>
                  <m:r>
                    <m:rPr>
                      <m:sty m:val="p"/>
                    </m:rPr>
                    <m:t>+</m:t>
                  </m:r>
                  <m:r>
                    <m:t>0.7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0.7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the prior weight: an observation equally far from both components</w:t>
      </w:r>
      <w:r>
        <w:t xml:space="preserve"> </w:t>
      </w:r>
      <w:r>
        <w:t xml:space="preserve">carries no information about which component it came from.</w:t>
      </w:r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4.2</m:t>
        </m:r>
      </m:oMath>
      <w:r>
        <w:t xml:space="preserve">, the same formula gives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4.2</m:t>
        </m:r>
        <m:r>
          <m:rPr>
            <m:sty m:val="p"/>
          </m:rPr>
          <m:t>)</m:t>
        </m:r>
        <m:r>
          <m:rPr>
            <m:sty m:val="p"/>
          </m:rPr>
          <m:t>≈</m:t>
        </m:r>
        <m:r>
          <m:t>0.9997</m:t>
        </m:r>
      </m:oMath>
      <w:r>
        <w:t xml:space="preserve">.</w:t>
      </w:r>
    </w:p>
    <w:bookmarkEnd w:id="156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hyperlink w:anchor="exm-mixture-gaussian">
        <w:r>
          <w:rPr>
            <w:rStyle w:val="Hyperlink"/>
          </w:rPr>
          <w:t xml:space="preserve">Example 20</w:t>
        </w:r>
      </w:hyperlink>
      <w:r>
        <w:t xml:space="preserve"> </w:t>
      </w:r>
      <w:r>
        <w:t xml:space="preserve">shows that the mean of a mixture</w:t>
      </w:r>
      <w:r>
        <w:t xml:space="preserve"> </w:t>
      </w:r>
      <w:r>
        <w:t xml:space="preserve">can fall where observations are rare,</w:t>
      </w:r>
      <w:r>
        <w:t xml:space="preserve"> </w:t>
      </w:r>
      <w:r>
        <w:t xml:space="preserve">so a single normal distribution fitted to such data</w:t>
      </w:r>
      <w:r>
        <w:t xml:space="preserve"> </w:t>
      </w:r>
      <w:r>
        <w:t xml:space="preserve">would describe them poorly.</w:t>
      </w:r>
    </w:p>
    <w:bookmarkStart w:id="157" w:name="exm-nb-mixture"/>
    <w:p>
      <w:pPr>
        <w:pStyle w:val="BodyText"/>
      </w:pPr>
      <w:r>
        <w:rPr>
          <w:b/>
          <w:bCs/>
        </w:rPr>
        <w:t xml:space="preserve">Example 21 (The negative binomial as a continuous mixture)</w:t>
      </w:r>
      <w:r>
        <w:t xml:space="preserve"> </w:t>
      </w:r>
      <w:r>
        <w:t xml:space="preserve">The</w:t>
      </w:r>
      <w:r>
        <w:t xml:space="preserve"> </w:t>
      </w:r>
      <w:hyperlink w:anchor="def-nb">
        <w:r>
          <w:rPr>
            <w:rStyle w:val="Hyperlink"/>
          </w:rPr>
          <w:t xml:space="preserve">negative binomial distribution</w:t>
        </w:r>
      </w:hyperlink>
      <w:r>
        <w:t xml:space="preserve"> </w:t>
      </w:r>
      <w:r>
        <w:t xml:space="preserve">is a mixture of Poisson distributions</w:t>
      </w:r>
      <w:r>
        <w:t xml:space="preserve"> </w:t>
      </w:r>
      <w:r>
        <w:t xml:space="preserve">with a continuum of components, one for each mean</w:t>
      </w:r>
      <w:r>
        <w:t xml:space="preserve"> </w:t>
      </w:r>
      <m:oMath>
        <m:r>
          <m:t>λ</m:t>
        </m:r>
        <m:r>
          <m:rPr>
            <m:sty m:val="p"/>
          </m:rPr>
          <m:t>&gt;</m:t>
        </m:r>
        <m:r>
          <m:t>0</m:t>
        </m:r>
      </m:oMath>
      <w:r>
        <w:t xml:space="preserve">:</w:t>
      </w:r>
      <w:r>
        <w:t xml:space="preserve"> </w:t>
      </w:r>
      <w:r>
        <w:t xml:space="preserve">its PMF is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rPr>
                <m:sty m:val="p"/>
              </m:rPr>
              <m:t>∞</m:t>
            </m:r>
          </m:sup>
          <m:e>
            <m:r>
              <m:t>g</m:t>
            </m:r>
          </m:e>
        </m:nary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  <m:r>
          <m:t> </m:t>
        </m:r>
        <m:f>
          <m:fPr>
            <m:type m:val="bar"/>
          </m:fPr>
          <m:num>
            <m:sSup>
              <m:e>
                <m:r>
                  <m:t>λ</m:t>
                </m:r>
              </m:e>
              <m:sup>
                <m:r>
                  <m:t>y</m:t>
                </m:r>
              </m:sup>
            </m:sSup>
            <m:sSup>
              <m:e>
                <m:r>
                  <m:t>e</m:t>
                </m:r>
              </m:e>
              <m:sup>
                <m:r>
                  <m:rPr>
                    <m:sty m:val="p"/>
                  </m:rPr>
                  <m:t>−</m:t>
                </m:r>
                <m:r>
                  <m:t>λ</m:t>
                </m:r>
              </m:sup>
            </m:sSup>
          </m:num>
          <m:den>
            <m:r>
              <m:t>y</m:t>
            </m:r>
            <m:r>
              <m:rPr>
                <m:sty m:val="p"/>
              </m:rPr>
              <m:t>!</m:t>
            </m:r>
          </m:den>
        </m:f>
        <m:r>
          <m:t> </m:t>
        </m:r>
        <m:r>
          <m:t>d</m:t>
        </m:r>
        <m:r>
          <m:t>λ</m:t>
        </m:r>
      </m:oMath>
      <w:r>
        <w:t xml:space="preserve">,</w:t>
      </w:r>
      <w:r>
        <w:t xml:space="preserve"> </w:t>
      </w:r>
      <w:r>
        <w:t xml:space="preserve">where the gamma density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plays the role of the mixing weights</w:t>
      </w:r>
      <w:r>
        <w:t xml:space="preserve"> </w:t>
      </w:r>
      <w:r>
        <w:t xml:space="preserve">and the integral replaces the sum in</w:t>
      </w:r>
      <w:r>
        <w:t xml:space="preserve"> </w:t>
      </w:r>
      <w:hyperlink w:anchor="def-mixture">
        <w:r>
          <w:rPr>
            <w:rStyle w:val="Hyperlink"/>
          </w:rPr>
          <w:t xml:space="preserve">Definition 11</w:t>
        </w:r>
      </w:hyperlink>
      <w:r>
        <w:t xml:space="preserve"> </w:t>
      </w:r>
      <w:r>
        <w:t xml:space="preserve">(see the proof of</w:t>
      </w:r>
      <w:r>
        <w:t xml:space="preserve"> </w:t>
      </w:r>
      <w:hyperlink w:anchor="thm-nb">
        <w:r>
          <w:rPr>
            <w:rStyle w:val="Hyperlink"/>
          </w:rPr>
          <w:t xml:space="preserve">Theorem 11</w:t>
        </w:r>
      </w:hyperlink>
      <w:r>
        <w:t xml:space="preserve">).</w:t>
      </w:r>
    </w:p>
    <w:bookmarkEnd w:id="157"/>
    <w:bookmarkEnd w:id="158"/>
    <w:bookmarkStart w:id="178" w:name="references"/>
    <w:p>
      <w:pPr>
        <w:pStyle w:val="Heading2"/>
      </w:pPr>
      <w:r>
        <w:t xml:space="preserve">References</w:t>
      </w:r>
    </w:p>
    <w:bookmarkStart w:id="177" w:name="refs"/>
    <w:bookmarkStart w:id="160" w:name="ref-wikipedia_binomial_distribution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“Binomial distribution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59">
        <w:r>
          <w:rPr>
            <w:rStyle w:val="Hyperlink"/>
          </w:rPr>
          <w:t xml:space="preserve">https://en.wikipedia.org/wiki/Binomial_distribution</w:t>
        </w:r>
      </w:hyperlink>
    </w:p>
    <w:bookmarkEnd w:id="160"/>
    <w:bookmarkStart w:id="162" w:name="ref-CaseBerg01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G. Casella and R. Berger,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, 2nd ed. Cengage Learning, 2002. Available:</w:t>
      </w:r>
      <w:r>
        <w:t xml:space="preserve"> </w:t>
      </w:r>
      <w:hyperlink r:id="rId161">
        <w:r>
          <w:rPr>
            <w:rStyle w:val="Hyperlink"/>
          </w:rPr>
          <w:t xml:space="preserve">https://www.cengage.com/c/statistical-inference-2e-casella-berger/9780534243128/</w:t>
        </w:r>
      </w:hyperlink>
    </w:p>
    <w:bookmarkEnd w:id="162"/>
    <w:bookmarkStart w:id="164" w:name="ref-wikipedia_poisson_distribution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“Poisson distribution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63">
        <w:r>
          <w:rPr>
            <w:rStyle w:val="Hyperlink"/>
          </w:rPr>
          <w:t xml:space="preserve">https://en.wikipedia.org/wiki/Poisson_distribution</w:t>
        </w:r>
      </w:hyperlink>
    </w:p>
    <w:bookmarkEnd w:id="164"/>
    <w:bookmarkStart w:id="166" w:name="Xba2ad42a4727c7a31602505192d479957632062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“Negative binomial distribution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65">
        <w:r>
          <w:rPr>
            <w:rStyle w:val="Hyperlink"/>
          </w:rPr>
          <w:t xml:space="preserve">https://en.wikipedia.org/wiki/Negative_binomial_distribution</w:t>
        </w:r>
      </w:hyperlink>
    </w:p>
    <w:bookmarkEnd w:id="166"/>
    <w:bookmarkStart w:id="168" w:name="ref-wikipedia_laplace_distribution"/>
    <w:p>
      <w:pPr>
        <w:pStyle w:val="Bibliography"/>
      </w:pPr>
      <w:r>
        <w:t xml:space="preserve">[5]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“Laplace distribution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67">
        <w:r>
          <w:rPr>
            <w:rStyle w:val="Hyperlink"/>
          </w:rPr>
          <w:t xml:space="preserve">https://en.wikipedia.org/wiki/Laplace_distribution</w:t>
        </w:r>
      </w:hyperlink>
    </w:p>
    <w:bookmarkEnd w:id="168"/>
    <w:bookmarkStart w:id="170" w:name="ref-wikipedia_weibull_distribution"/>
    <w:p>
      <w:pPr>
        <w:pStyle w:val="Bibliography"/>
      </w:pPr>
      <w:r>
        <w:t xml:space="preserve">[6]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“Weibull distribution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69">
        <w:r>
          <w:rPr>
            <w:rStyle w:val="Hyperlink"/>
          </w:rPr>
          <w:t xml:space="preserve">https://en.wikipedia.org/wiki/Weibull_distribution</w:t>
        </w:r>
      </w:hyperlink>
    </w:p>
    <w:bookmarkEnd w:id="170"/>
    <w:bookmarkStart w:id="172" w:name="X20af3894792cc1bee172a179f9b17a254a15f4d"/>
    <w:p>
      <w:pPr>
        <w:pStyle w:val="Bibliography"/>
      </w:pPr>
      <w:r>
        <w:t xml:space="preserve">[7]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“Multivariate normal distribution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71">
        <w:r>
          <w:rPr>
            <w:rStyle w:val="Hyperlink"/>
          </w:rPr>
          <w:t xml:space="preserve">https://en.wikipedia.org/wiki/Multivariate_normal_distribution</w:t>
        </w:r>
      </w:hyperlink>
    </w:p>
    <w:bookmarkEnd w:id="172"/>
    <w:bookmarkStart w:id="174" w:name="ref-wikipedia_mahalanobis_distance"/>
    <w:p>
      <w:pPr>
        <w:pStyle w:val="Bibliography"/>
      </w:pPr>
      <w:r>
        <w:t xml:space="preserve">[8]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“Mahalanobis distance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73">
        <w:r>
          <w:rPr>
            <w:rStyle w:val="Hyperlink"/>
          </w:rPr>
          <w:t xml:space="preserve">https://en.wikipedia.org/wiki/Mahalanobis_distance</w:t>
        </w:r>
      </w:hyperlink>
    </w:p>
    <w:bookmarkEnd w:id="174"/>
    <w:bookmarkStart w:id="176" w:name="ref-wikipedia_mixture_distribution"/>
    <w:p>
      <w:pPr>
        <w:pStyle w:val="Bibliography"/>
      </w:pPr>
      <w:r>
        <w:t xml:space="preserve">[9]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“Mixture distribution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75">
        <w:r>
          <w:rPr>
            <w:rStyle w:val="Hyperlink"/>
          </w:rPr>
          <w:t xml:space="preserve">https://en.wikipedia.org/wiki/Mixture_distribution</w:t>
        </w:r>
      </w:hyperlink>
    </w:p>
    <w:bookmarkEnd w:id="176"/>
    <w:bookmarkEnd w:id="177"/>
    <w:bookmarkEnd w:id="178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67" Type="http://schemas.openxmlformats.org/officeDocument/2006/relationships/image" Target="media/rId67.png"/><Relationship Id="rId92" Type="http://schemas.openxmlformats.org/officeDocument/2006/relationships/image" Target="media/rId92.png"/><Relationship Id="rId45" Type="http://schemas.openxmlformats.org/officeDocument/2006/relationships/image" Target="media/rId45.png"/><Relationship Id="rId41" Type="http://schemas.openxmlformats.org/officeDocument/2006/relationships/image" Target="media/rId41.png"/><Relationship Id="rId148" Type="http://schemas.openxmlformats.org/officeDocument/2006/relationships/hyperlink" Target="expectation.qmd#def-cond-mixed" TargetMode="External"/><Relationship Id="rId72" Type="http://schemas.openxmlformats.org/officeDocument/2006/relationships/hyperlink" Target="expectation.qmd#def-expectation" TargetMode="External"/><Relationship Id="rId118" Type="http://schemas.openxmlformats.org/officeDocument/2006/relationships/hyperlink" Target="expectation.qmd#def-expectation-matrix" TargetMode="External"/><Relationship Id="rId15" Type="http://schemas.openxmlformats.org/officeDocument/2006/relationships/hyperlink" Target="expectation.qmd#thm-bernoulli-mean" TargetMode="External"/><Relationship Id="rId82" Type="http://schemas.openxmlformats.org/officeDocument/2006/relationships/hyperlink" Target="expectation.qmd#thm-lie" TargetMode="External"/><Relationship Id="rId29" Type="http://schemas.openxmlformats.org/officeDocument/2006/relationships/hyperlink" Target="expectation.qmd#thm-linearity-expectation" TargetMode="External"/><Relationship Id="rId105" Type="http://schemas.openxmlformats.org/officeDocument/2006/relationships/hyperlink" Target="expectation.qmd#thm-surv-mean" TargetMode="External"/><Relationship Id="rId159" Type="http://schemas.openxmlformats.org/officeDocument/2006/relationships/hyperlink" Target="https://en.wikipedia.org/wiki/Binomial_distribution" TargetMode="External"/><Relationship Id="rId167" Type="http://schemas.openxmlformats.org/officeDocument/2006/relationships/hyperlink" Target="https://en.wikipedia.org/wiki/Laplace_distribution" TargetMode="External"/><Relationship Id="rId173" Type="http://schemas.openxmlformats.org/officeDocument/2006/relationships/hyperlink" Target="https://en.wikipedia.org/wiki/Mahalanobis_distance" TargetMode="External"/><Relationship Id="rId175" Type="http://schemas.openxmlformats.org/officeDocument/2006/relationships/hyperlink" Target="https://en.wikipedia.org/wiki/Mixture_distribution" TargetMode="External"/><Relationship Id="rId171" Type="http://schemas.openxmlformats.org/officeDocument/2006/relationships/hyperlink" Target="https://en.wikipedia.org/wiki/Multivariate_normal_distribution" TargetMode="External"/><Relationship Id="rId165" Type="http://schemas.openxmlformats.org/officeDocument/2006/relationships/hyperlink" Target="https://en.wikipedia.org/wiki/Negative_binomial_distribution" TargetMode="External"/><Relationship Id="rId139" Type="http://schemas.openxmlformats.org/officeDocument/2006/relationships/hyperlink" Target="https://en.wikipedia.org/wiki/Normally_distributed_and_uncorrelated_does_not_imply_independent" TargetMode="External"/><Relationship Id="rId163" Type="http://schemas.openxmlformats.org/officeDocument/2006/relationships/hyperlink" Target="https://en.wikipedia.org/wiki/Poisson_distribution" TargetMode="External"/><Relationship Id="rId169" Type="http://schemas.openxmlformats.org/officeDocument/2006/relationships/hyperlink" Target="https://en.wikipedia.org/wiki/Weibull_distribution" TargetMode="External"/><Relationship Id="rId116" Type="http://schemas.openxmlformats.org/officeDocument/2006/relationships/hyperlink" Target="https://morrison-lab.github.io/mds/linear-algebra-special-matrices.html#cor-det-pd" TargetMode="External"/><Relationship Id="rId111" Type="http://schemas.openxmlformats.org/officeDocument/2006/relationships/hyperlink" Target="https://morrison-lab.github.io/mds/linear-algebra-special-matrices.html#def-determinant" TargetMode="External"/><Relationship Id="rId128" Type="http://schemas.openxmlformats.org/officeDocument/2006/relationships/hyperlink" Target="https://morrison-lab.github.io/mds/linear-algebra-special-matrices.html#def-diagonal-matrix" TargetMode="External"/><Relationship Id="rId140" Type="http://schemas.openxmlformats.org/officeDocument/2006/relationships/hyperlink" Target="https://morrison-lab.github.io/mds/linear-algebra-special-matrices.html#def-eigendecomposition" TargetMode="External"/><Relationship Id="rId112" Type="http://schemas.openxmlformats.org/officeDocument/2006/relationships/hyperlink" Target="https://morrison-lab.github.io/mds/linear-algebra-special-matrices.html#def-matrix-inverse" TargetMode="External"/><Relationship Id="rId110" Type="http://schemas.openxmlformats.org/officeDocument/2006/relationships/hyperlink" Target="https://morrison-lab.github.io/mds/linear-algebra-special-matrices.html#def-positive-definite" TargetMode="External"/><Relationship Id="rId142" Type="http://schemas.openxmlformats.org/officeDocument/2006/relationships/hyperlink" Target="https://morrison-lab.github.io/mds/linear-algebra-special-matrices.html#exm-spectral" TargetMode="External"/><Relationship Id="rId131" Type="http://schemas.openxmlformats.org/officeDocument/2006/relationships/hyperlink" Target="https://morrison-lab.github.io/mds/linear-algebra-special-matrices.html#thm-det-diagonal" TargetMode="External"/><Relationship Id="rId115" Type="http://schemas.openxmlformats.org/officeDocument/2006/relationships/hyperlink" Target="https://morrison-lab.github.io/mds/linear-algebra-special-matrices.html#thm-pd-inverse" TargetMode="External"/><Relationship Id="rId61" Type="http://schemas.openxmlformats.org/officeDocument/2006/relationships/hyperlink" Target="https://morrison-lab.github.io/rme/chapters/count-regression.html" TargetMode="External"/><Relationship Id="rId52" Type="http://schemas.openxmlformats.org/officeDocument/2006/relationships/hyperlink" Target="https://statproofbook.github.io/P/poiss-mean" TargetMode="External"/><Relationship Id="rId53" Type="http://schemas.openxmlformats.org/officeDocument/2006/relationships/hyperlink" Target="https://statproofbook.github.io/P/poiss-var" TargetMode="External"/><Relationship Id="rId76" Type="http://schemas.openxmlformats.org/officeDocument/2006/relationships/hyperlink" Target="https://web.stanford.edu/class/archive/cs/cs109/cs109.1206/lectureNotes/LN12_independent_rvs.pdf" TargetMode="External"/><Relationship Id="rId161" Type="http://schemas.openxmlformats.org/officeDocument/2006/relationships/hyperlink" Target="https://www.cengage.com/c/statistical-inference-2e-casella-berger/9780534243128/" TargetMode="External"/><Relationship Id="rId25" Type="http://schemas.openxmlformats.org/officeDocument/2006/relationships/hyperlink" Target="independence.qmd#def-iid" TargetMode="External"/><Relationship Id="rId23" Type="http://schemas.openxmlformats.org/officeDocument/2006/relationships/hyperlink" Target="independence.qmd#def-indpt" TargetMode="External"/><Relationship Id="rId134" Type="http://schemas.openxmlformats.org/officeDocument/2006/relationships/hyperlink" Target="independence.qmd#thm-indpt-density" TargetMode="External"/><Relationship Id="rId153" Type="http://schemas.openxmlformats.org/officeDocument/2006/relationships/hyperlink" Target="probability-basics.qmd#thm-bayes" TargetMode="External"/><Relationship Id="rId154" Type="http://schemas.openxmlformats.org/officeDocument/2006/relationships/hyperlink" Target="probability-basics.qmd#thm-total-prob" TargetMode="External"/><Relationship Id="rId150" Type="http://schemas.openxmlformats.org/officeDocument/2006/relationships/hyperlink" Target="random-variables.qmd#cor-joint-density-mass-marginal" TargetMode="External"/><Relationship Id="rId10" Type="http://schemas.openxmlformats.org/officeDocument/2006/relationships/hyperlink" Target="random-variables.qmd#def-bernoulli" TargetMode="External"/><Relationship Id="rId19" Type="http://schemas.openxmlformats.org/officeDocument/2006/relationships/hyperlink" Target="random-variables.qmd#def-discrete-rv" TargetMode="External"/><Relationship Id="rId12" Type="http://schemas.openxmlformats.org/officeDocument/2006/relationships/hyperlink" Target="random-variables.qmd#def-exponential" TargetMode="External"/><Relationship Id="rId147" Type="http://schemas.openxmlformats.org/officeDocument/2006/relationships/hyperlink" Target="random-variables.qmd#def-joint-density-mass" TargetMode="External"/><Relationship Id="rId114" Type="http://schemas.openxmlformats.org/officeDocument/2006/relationships/hyperlink" Target="random-variables.qmd#def-joint-pdf" TargetMode="External"/><Relationship Id="rId11" Type="http://schemas.openxmlformats.org/officeDocument/2006/relationships/hyperlink" Target="random-variables.qmd#def-normal" TargetMode="External"/><Relationship Id="rId86" Type="http://schemas.openxmlformats.org/officeDocument/2006/relationships/hyperlink" Target="random-variables.qmd#def-pdf" TargetMode="External"/><Relationship Id="rId98" Type="http://schemas.openxmlformats.org/officeDocument/2006/relationships/hyperlink" Target="random-variables.qmd#def-surv-fn" TargetMode="External"/><Relationship Id="rId102" Type="http://schemas.openxmlformats.org/officeDocument/2006/relationships/hyperlink" Target="random-variables.qmd#thm-cdf-derivative-density" TargetMode="External"/><Relationship Id="rId103" Type="http://schemas.openxmlformats.org/officeDocument/2006/relationships/hyperlink" Target="random-variables.qmd#thm-hazard-dens-surv" TargetMode="External"/><Relationship Id="rId133" Type="http://schemas.openxmlformats.org/officeDocument/2006/relationships/hyperlink" Target="random-variables.qmd#thm-marginal-density" TargetMode="External"/><Relationship Id="rId132" Type="http://schemas.openxmlformats.org/officeDocument/2006/relationships/hyperlink" Target="random-variables.qmd#thm-normal-density" TargetMode="External"/><Relationship Id="rId121" Type="http://schemas.openxmlformats.org/officeDocument/2006/relationships/hyperlink" Target="random-variables.qmd#thm-normal-moments" TargetMode="External"/><Relationship Id="rId101" Type="http://schemas.openxmlformats.org/officeDocument/2006/relationships/hyperlink" Target="random-variables.qmd#thm-survival-expressions-1" TargetMode="External"/><Relationship Id="rId31" Type="http://schemas.openxmlformats.org/officeDocument/2006/relationships/hyperlink" Target="variance-covariance.qmd#cor-vcov-indpt-diagonal" TargetMode="External"/><Relationship Id="rId119" Type="http://schemas.openxmlformats.org/officeDocument/2006/relationships/hyperlink" Target="variance-covariance.qmd#def-cov-vec-x" TargetMode="External"/><Relationship Id="rId137" Type="http://schemas.openxmlformats.org/officeDocument/2006/relationships/hyperlink" Target="variance-covariance.qmd#def-variance" TargetMode="External"/><Relationship Id="rId138" Type="http://schemas.openxmlformats.org/officeDocument/2006/relationships/hyperlink" Target="variance-covariance.qmd#exm-uncorrelated-not-indpt" TargetMode="External"/><Relationship Id="rId16" Type="http://schemas.openxmlformats.org/officeDocument/2006/relationships/hyperlink" Target="variance-covariance.qmd#exm-variance-bernoulli" TargetMode="External"/><Relationship Id="rId123" Type="http://schemas.openxmlformats.org/officeDocument/2006/relationships/hyperlink" Target="variance-covariance.qmd#exm-vcov-singular" TargetMode="External"/><Relationship Id="rId83" Type="http://schemas.openxmlformats.org/officeDocument/2006/relationships/hyperlink" Target="variance-covariance.qmd#thm-total-variance" TargetMode="External"/><Relationship Id="rId30" Type="http://schemas.openxmlformats.org/officeDocument/2006/relationships/hyperlink" Target="variance-covariance.qmd#thm-var-lincom" TargetMode="External"/><Relationship Id="rId51" Type="http://schemas.openxmlformats.org/officeDocument/2006/relationships/hyperlink" Target="variance-covariance.qmd#thm-variance" TargetMode="External"/><Relationship Id="rId136" Type="http://schemas.openxmlformats.org/officeDocument/2006/relationships/hyperlink" Target="variance-covariance.qmd#thm-vcov-elements" TargetMode="External"/><Relationship Id="rId122" Type="http://schemas.openxmlformats.org/officeDocument/2006/relationships/hyperlink" Target="variance-covariance.qmd#thm-vcov-psd" TargetMode="External"/></Relationships>
</file>

<file path=word/_rels/footnotes.xml.rels><?xml version='1.0' encoding='UTF-8' standalone='yes'?>
<Relationships xmlns="http://schemas.openxmlformats.org/package/2006/relationships"><Relationship Id="rId148" Type="http://schemas.openxmlformats.org/officeDocument/2006/relationships/hyperlink" Target="expectation.qmd#def-cond-mixed" TargetMode="External"/><Relationship Id="rId72" Type="http://schemas.openxmlformats.org/officeDocument/2006/relationships/hyperlink" Target="expectation.qmd#def-expectation" TargetMode="External"/><Relationship Id="rId118" Type="http://schemas.openxmlformats.org/officeDocument/2006/relationships/hyperlink" Target="expectation.qmd#def-expectation-matrix" TargetMode="External"/><Relationship Id="rId15" Type="http://schemas.openxmlformats.org/officeDocument/2006/relationships/hyperlink" Target="expectation.qmd#thm-bernoulli-mean" TargetMode="External"/><Relationship Id="rId82" Type="http://schemas.openxmlformats.org/officeDocument/2006/relationships/hyperlink" Target="expectation.qmd#thm-lie" TargetMode="External"/><Relationship Id="rId29" Type="http://schemas.openxmlformats.org/officeDocument/2006/relationships/hyperlink" Target="expectation.qmd#thm-linearity-expectation" TargetMode="External"/><Relationship Id="rId105" Type="http://schemas.openxmlformats.org/officeDocument/2006/relationships/hyperlink" Target="expectation.qmd#thm-surv-mean" TargetMode="External"/><Relationship Id="rId159" Type="http://schemas.openxmlformats.org/officeDocument/2006/relationships/hyperlink" Target="https://en.wikipedia.org/wiki/Binomial_distribution" TargetMode="External"/><Relationship Id="rId167" Type="http://schemas.openxmlformats.org/officeDocument/2006/relationships/hyperlink" Target="https://en.wikipedia.org/wiki/Laplace_distribution" TargetMode="External"/><Relationship Id="rId173" Type="http://schemas.openxmlformats.org/officeDocument/2006/relationships/hyperlink" Target="https://en.wikipedia.org/wiki/Mahalanobis_distance" TargetMode="External"/><Relationship Id="rId175" Type="http://schemas.openxmlformats.org/officeDocument/2006/relationships/hyperlink" Target="https://en.wikipedia.org/wiki/Mixture_distribution" TargetMode="External"/><Relationship Id="rId171" Type="http://schemas.openxmlformats.org/officeDocument/2006/relationships/hyperlink" Target="https://en.wikipedia.org/wiki/Multivariate_normal_distribution" TargetMode="External"/><Relationship Id="rId165" Type="http://schemas.openxmlformats.org/officeDocument/2006/relationships/hyperlink" Target="https://en.wikipedia.org/wiki/Negative_binomial_distribution" TargetMode="External"/><Relationship Id="rId139" Type="http://schemas.openxmlformats.org/officeDocument/2006/relationships/hyperlink" Target="https://en.wikipedia.org/wiki/Normally_distributed_and_uncorrelated_does_not_imply_independent" TargetMode="External"/><Relationship Id="rId163" Type="http://schemas.openxmlformats.org/officeDocument/2006/relationships/hyperlink" Target="https://en.wikipedia.org/wiki/Poisson_distribution" TargetMode="External"/><Relationship Id="rId169" Type="http://schemas.openxmlformats.org/officeDocument/2006/relationships/hyperlink" Target="https://en.wikipedia.org/wiki/Weibull_distribution" TargetMode="External"/><Relationship Id="rId116" Type="http://schemas.openxmlformats.org/officeDocument/2006/relationships/hyperlink" Target="https://morrison-lab.github.io/mds/linear-algebra-special-matrices.html#cor-det-pd" TargetMode="External"/><Relationship Id="rId111" Type="http://schemas.openxmlformats.org/officeDocument/2006/relationships/hyperlink" Target="https://morrison-lab.github.io/mds/linear-algebra-special-matrices.html#def-determinant" TargetMode="External"/><Relationship Id="rId128" Type="http://schemas.openxmlformats.org/officeDocument/2006/relationships/hyperlink" Target="https://morrison-lab.github.io/mds/linear-algebra-special-matrices.html#def-diagonal-matrix" TargetMode="External"/><Relationship Id="rId140" Type="http://schemas.openxmlformats.org/officeDocument/2006/relationships/hyperlink" Target="https://morrison-lab.github.io/mds/linear-algebra-special-matrices.html#def-eigendecomposition" TargetMode="External"/><Relationship Id="rId112" Type="http://schemas.openxmlformats.org/officeDocument/2006/relationships/hyperlink" Target="https://morrison-lab.github.io/mds/linear-algebra-special-matrices.html#def-matrix-inverse" TargetMode="External"/><Relationship Id="rId110" Type="http://schemas.openxmlformats.org/officeDocument/2006/relationships/hyperlink" Target="https://morrison-lab.github.io/mds/linear-algebra-special-matrices.html#def-positive-definite" TargetMode="External"/><Relationship Id="rId142" Type="http://schemas.openxmlformats.org/officeDocument/2006/relationships/hyperlink" Target="https://morrison-lab.github.io/mds/linear-algebra-special-matrices.html#exm-spectral" TargetMode="External"/><Relationship Id="rId131" Type="http://schemas.openxmlformats.org/officeDocument/2006/relationships/hyperlink" Target="https://morrison-lab.github.io/mds/linear-algebra-special-matrices.html#thm-det-diagonal" TargetMode="External"/><Relationship Id="rId115" Type="http://schemas.openxmlformats.org/officeDocument/2006/relationships/hyperlink" Target="https://morrison-lab.github.io/mds/linear-algebra-special-matrices.html#thm-pd-inverse" TargetMode="External"/><Relationship Id="rId61" Type="http://schemas.openxmlformats.org/officeDocument/2006/relationships/hyperlink" Target="https://morrison-lab.github.io/rme/chapters/count-regression.html" TargetMode="External"/><Relationship Id="rId52" Type="http://schemas.openxmlformats.org/officeDocument/2006/relationships/hyperlink" Target="https://statproofbook.github.io/P/poiss-mean" TargetMode="External"/><Relationship Id="rId53" Type="http://schemas.openxmlformats.org/officeDocument/2006/relationships/hyperlink" Target="https://statproofbook.github.io/P/poiss-var" TargetMode="External"/><Relationship Id="rId76" Type="http://schemas.openxmlformats.org/officeDocument/2006/relationships/hyperlink" Target="https://web.stanford.edu/class/archive/cs/cs109/cs109.1206/lectureNotes/LN12_independent_rvs.pdf" TargetMode="External"/><Relationship Id="rId161" Type="http://schemas.openxmlformats.org/officeDocument/2006/relationships/hyperlink" Target="https://www.cengage.com/c/statistical-inference-2e-casella-berger/9780534243128/" TargetMode="External"/><Relationship Id="rId25" Type="http://schemas.openxmlformats.org/officeDocument/2006/relationships/hyperlink" Target="independence.qmd#def-iid" TargetMode="External"/><Relationship Id="rId23" Type="http://schemas.openxmlformats.org/officeDocument/2006/relationships/hyperlink" Target="independence.qmd#def-indpt" TargetMode="External"/><Relationship Id="rId134" Type="http://schemas.openxmlformats.org/officeDocument/2006/relationships/hyperlink" Target="independence.qmd#thm-indpt-density" TargetMode="External"/><Relationship Id="rId153" Type="http://schemas.openxmlformats.org/officeDocument/2006/relationships/hyperlink" Target="probability-basics.qmd#thm-bayes" TargetMode="External"/><Relationship Id="rId154" Type="http://schemas.openxmlformats.org/officeDocument/2006/relationships/hyperlink" Target="probability-basics.qmd#thm-total-prob" TargetMode="External"/><Relationship Id="rId150" Type="http://schemas.openxmlformats.org/officeDocument/2006/relationships/hyperlink" Target="random-variables.qmd#cor-joint-density-mass-marginal" TargetMode="External"/><Relationship Id="rId10" Type="http://schemas.openxmlformats.org/officeDocument/2006/relationships/hyperlink" Target="random-variables.qmd#def-bernoulli" TargetMode="External"/><Relationship Id="rId19" Type="http://schemas.openxmlformats.org/officeDocument/2006/relationships/hyperlink" Target="random-variables.qmd#def-discrete-rv" TargetMode="External"/><Relationship Id="rId12" Type="http://schemas.openxmlformats.org/officeDocument/2006/relationships/hyperlink" Target="random-variables.qmd#def-exponential" TargetMode="External"/><Relationship Id="rId147" Type="http://schemas.openxmlformats.org/officeDocument/2006/relationships/hyperlink" Target="random-variables.qmd#def-joint-density-mass" TargetMode="External"/><Relationship Id="rId114" Type="http://schemas.openxmlformats.org/officeDocument/2006/relationships/hyperlink" Target="random-variables.qmd#def-joint-pdf" TargetMode="External"/><Relationship Id="rId11" Type="http://schemas.openxmlformats.org/officeDocument/2006/relationships/hyperlink" Target="random-variables.qmd#def-normal" TargetMode="External"/><Relationship Id="rId86" Type="http://schemas.openxmlformats.org/officeDocument/2006/relationships/hyperlink" Target="random-variables.qmd#def-pdf" TargetMode="External"/><Relationship Id="rId98" Type="http://schemas.openxmlformats.org/officeDocument/2006/relationships/hyperlink" Target="random-variables.qmd#def-surv-fn" TargetMode="External"/><Relationship Id="rId102" Type="http://schemas.openxmlformats.org/officeDocument/2006/relationships/hyperlink" Target="random-variables.qmd#thm-cdf-derivative-density" TargetMode="External"/><Relationship Id="rId103" Type="http://schemas.openxmlformats.org/officeDocument/2006/relationships/hyperlink" Target="random-variables.qmd#thm-hazard-dens-surv" TargetMode="External"/><Relationship Id="rId133" Type="http://schemas.openxmlformats.org/officeDocument/2006/relationships/hyperlink" Target="random-variables.qmd#thm-marginal-density" TargetMode="External"/><Relationship Id="rId132" Type="http://schemas.openxmlformats.org/officeDocument/2006/relationships/hyperlink" Target="random-variables.qmd#thm-normal-density" TargetMode="External"/><Relationship Id="rId121" Type="http://schemas.openxmlformats.org/officeDocument/2006/relationships/hyperlink" Target="random-variables.qmd#thm-normal-moments" TargetMode="External"/><Relationship Id="rId101" Type="http://schemas.openxmlformats.org/officeDocument/2006/relationships/hyperlink" Target="random-variables.qmd#thm-survival-expressions-1" TargetMode="External"/><Relationship Id="rId31" Type="http://schemas.openxmlformats.org/officeDocument/2006/relationships/hyperlink" Target="variance-covariance.qmd#cor-vcov-indpt-diagonal" TargetMode="External"/><Relationship Id="rId119" Type="http://schemas.openxmlformats.org/officeDocument/2006/relationships/hyperlink" Target="variance-covariance.qmd#def-cov-vec-x" TargetMode="External"/><Relationship Id="rId137" Type="http://schemas.openxmlformats.org/officeDocument/2006/relationships/hyperlink" Target="variance-covariance.qmd#def-variance" TargetMode="External"/><Relationship Id="rId138" Type="http://schemas.openxmlformats.org/officeDocument/2006/relationships/hyperlink" Target="variance-covariance.qmd#exm-uncorrelated-not-indpt" TargetMode="External"/><Relationship Id="rId16" Type="http://schemas.openxmlformats.org/officeDocument/2006/relationships/hyperlink" Target="variance-covariance.qmd#exm-variance-bernoulli" TargetMode="External"/><Relationship Id="rId123" Type="http://schemas.openxmlformats.org/officeDocument/2006/relationships/hyperlink" Target="variance-covariance.qmd#exm-vcov-singular" TargetMode="External"/><Relationship Id="rId83" Type="http://schemas.openxmlformats.org/officeDocument/2006/relationships/hyperlink" Target="variance-covariance.qmd#thm-total-variance" TargetMode="External"/><Relationship Id="rId30" Type="http://schemas.openxmlformats.org/officeDocument/2006/relationships/hyperlink" Target="variance-covariance.qmd#thm-var-lincom" TargetMode="External"/><Relationship Id="rId51" Type="http://schemas.openxmlformats.org/officeDocument/2006/relationships/hyperlink" Target="variance-covariance.qmd#thm-variance" TargetMode="External"/><Relationship Id="rId136" Type="http://schemas.openxmlformats.org/officeDocument/2006/relationships/hyperlink" Target="variance-covariance.qmd#thm-vcov-elements" TargetMode="External"/><Relationship Id="rId122" Type="http://schemas.openxmlformats.org/officeDocument/2006/relationships/hyperlink" Target="variance-covariance.qmd#thm-vcov-psd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Key distributions</dc:title>
  <dc:creator/>
  <cp:keywords/>
  <dcterms:created xsi:type="dcterms:W3CDTF">2026-10-19T21:25:32Z</dcterms:created>
  <dcterms:modified xsi:type="dcterms:W3CDTF">2026-10-19T21:25:32Z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2026-10-19 14:22:16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3</vt:lpwstr>
  </property>
  <property fmtid="{D5CDD505-2E9C-101B-9397-08002B2CF9AE}" pid="17" name="toc-title">
    <vt:lpwstr>Table of contents</vt:lpwstr>
  </property>
</Properties>
</file>